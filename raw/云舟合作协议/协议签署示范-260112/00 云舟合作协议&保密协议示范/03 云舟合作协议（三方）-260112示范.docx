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633246">
      <w:pPr>
        <w:pStyle w:val="4"/>
        <w:spacing w:before="156" w:beforeLines="50" w:beforeAutospacing="0" w:after="156" w:afterLines="50" w:afterAutospacing="0" w:line="400" w:lineRule="exact"/>
        <w:ind w:firstLine="0" w:firstLineChars="0"/>
        <w:jc w:val="center"/>
        <w:rPr>
          <w:rFonts w:hint="eastAsia" w:ascii="宋体" w:hAnsi="宋体" w:eastAsia="宋体" w:cs="宋体"/>
          <w:b/>
          <w:color w:val="auto"/>
          <w:sz w:val="32"/>
          <w:szCs w:val="32"/>
          <w:lang w:val="en-US" w:eastAsia="zh-CN"/>
        </w:rPr>
      </w:pPr>
      <w:r>
        <w:rPr>
          <w:rFonts w:hint="eastAsia" w:ascii="宋体" w:hAnsi="宋体" w:eastAsia="宋体" w:cs="宋体"/>
          <w:b/>
          <w:color w:val="auto"/>
          <w:sz w:val="32"/>
          <w:szCs w:val="32"/>
          <w:lang w:val="en-US" w:eastAsia="zh-CN"/>
        </w:rPr>
        <w:t>合作协议书</w:t>
      </w:r>
      <w:r>
        <w:rPr>
          <w:rFonts w:hint="eastAsia" w:ascii="宋体" w:hAnsi="宋体" w:eastAsia="宋体" w:cs="宋体"/>
          <w:b/>
          <w:color w:val="FF0000"/>
          <w:sz w:val="32"/>
          <w:szCs w:val="32"/>
          <w:highlight w:val="none"/>
          <w:lang w:val="en-US" w:eastAsia="zh-CN"/>
        </w:rPr>
        <w:t>（签署示范模板）</w:t>
      </w:r>
    </w:p>
    <w:p w14:paraId="1D943871">
      <w:pPr>
        <w:pStyle w:val="4"/>
        <w:spacing w:before="156" w:beforeLines="50" w:beforeAutospacing="0" w:after="156" w:afterLines="50" w:afterAutospacing="0" w:line="400" w:lineRule="exact"/>
        <w:ind w:firstLine="0" w:firstLineChars="0"/>
        <w:jc w:val="both"/>
        <w:rPr>
          <w:rFonts w:hint="eastAsia" w:ascii="宋体" w:hAnsi="宋体" w:eastAsia="宋体" w:cs="宋体"/>
          <w:b/>
          <w:color w:val="auto"/>
          <w:sz w:val="24"/>
          <w:szCs w:val="24"/>
          <w:lang w:val="en-US" w:eastAsia="zh-CN"/>
        </w:rPr>
      </w:pPr>
    </w:p>
    <w:p w14:paraId="6BD827E1">
      <w:pPr>
        <w:pStyle w:val="4"/>
        <w:spacing w:before="156" w:beforeLines="50" w:beforeAutospacing="0" w:after="156" w:afterLines="50" w:afterAutospacing="0" w:line="400" w:lineRule="exact"/>
        <w:ind w:firstLine="0" w:firstLineChars="0"/>
        <w:jc w:val="both"/>
        <w:rPr>
          <w:rFonts w:hint="eastAsia" w:eastAsia="宋体" w:cs="Times New Roman"/>
          <w:b/>
          <w:bCs w:val="0"/>
          <w:color w:val="FF0000"/>
          <w:sz w:val="24"/>
          <w:highlight w:val="none"/>
          <w:lang w:eastAsia="zh-CN"/>
        </w:rPr>
      </w:pPr>
      <w:r>
        <w:rPr>
          <w:rFonts w:hint="eastAsia" w:ascii="宋体" w:hAnsi="宋体" w:eastAsia="宋体" w:cs="宋体"/>
          <w:bCs/>
          <w:color w:val="auto"/>
          <w:sz w:val="24"/>
        </w:rPr>
        <w:t>本《</w:t>
      </w:r>
      <w:r>
        <w:rPr>
          <w:rFonts w:hint="eastAsia" w:ascii="宋体" w:hAnsi="宋体" w:eastAsia="宋体" w:cs="宋体"/>
          <w:bCs/>
          <w:color w:val="auto"/>
          <w:sz w:val="24"/>
          <w:lang w:val="en-US" w:eastAsia="zh-CN"/>
        </w:rPr>
        <w:t>合作协议书</w:t>
      </w:r>
      <w:r>
        <w:rPr>
          <w:rFonts w:hint="eastAsia" w:ascii="宋体" w:hAnsi="宋体" w:eastAsia="宋体" w:cs="宋体"/>
          <w:bCs/>
          <w:color w:val="auto"/>
          <w:sz w:val="24"/>
        </w:rPr>
        <w:t>》（“</w:t>
      </w:r>
      <w:r>
        <w:rPr>
          <w:rFonts w:hint="eastAsia" w:ascii="宋体" w:hAnsi="宋体" w:eastAsia="宋体" w:cs="宋体"/>
          <w:b/>
          <w:color w:val="auto"/>
          <w:sz w:val="24"/>
        </w:rPr>
        <w:t>本协议</w:t>
      </w:r>
      <w:r>
        <w:rPr>
          <w:rFonts w:hint="eastAsia" w:ascii="宋体" w:hAnsi="宋体" w:eastAsia="宋体" w:cs="宋体"/>
          <w:bCs/>
          <w:color w:val="auto"/>
          <w:sz w:val="24"/>
        </w:rPr>
        <w:t>”）由以下双方于</w:t>
      </w:r>
      <w:r>
        <w:rPr>
          <w:rFonts w:hint="eastAsia" w:ascii="宋体" w:hAnsi="宋体" w:eastAsia="宋体" w:cs="宋体"/>
          <w:bCs/>
          <w:color w:val="auto"/>
          <w:sz w:val="24"/>
          <w:u w:val="single"/>
          <w:lang w:val="en-US" w:eastAsia="zh-CN"/>
        </w:rPr>
        <w:t xml:space="preserve"> </w:t>
      </w:r>
      <w:r>
        <w:rPr>
          <w:rFonts w:hint="eastAsia" w:eastAsia="宋体" w:cs="Times New Roman"/>
          <w:bCs/>
          <w:color w:val="FF0000"/>
          <w:sz w:val="24"/>
          <w:highlight w:val="none"/>
          <w:u w:val="single"/>
          <w:lang w:val="en-US" w:eastAsia="zh-CN"/>
        </w:rPr>
        <w:t>2026</w:t>
      </w:r>
      <w:r>
        <w:rPr>
          <w:rFonts w:hint="eastAsia" w:ascii="宋体" w:hAnsi="宋体" w:eastAsia="宋体" w:cs="宋体"/>
          <w:bCs/>
          <w:color w:val="auto"/>
          <w:sz w:val="24"/>
          <w:u w:val="single"/>
          <w:lang w:val="en-US" w:eastAsia="zh-CN"/>
        </w:rPr>
        <w:t xml:space="preserve"> </w:t>
      </w:r>
      <w:r>
        <w:rPr>
          <w:rFonts w:hint="eastAsia" w:ascii="宋体" w:hAnsi="宋体" w:eastAsia="宋体" w:cs="宋体"/>
          <w:bCs/>
          <w:color w:val="auto"/>
          <w:sz w:val="24"/>
        </w:rPr>
        <w:t>年</w:t>
      </w:r>
      <w:r>
        <w:rPr>
          <w:rFonts w:hint="eastAsia" w:ascii="宋体" w:hAnsi="宋体" w:eastAsia="宋体" w:cs="宋体"/>
          <w:bCs/>
          <w:color w:val="auto"/>
          <w:sz w:val="24"/>
          <w:u w:val="single"/>
          <w:lang w:val="en-US" w:eastAsia="zh-CN"/>
        </w:rPr>
        <w:t xml:space="preserve">  </w:t>
      </w:r>
      <w:r>
        <w:rPr>
          <w:rFonts w:hint="eastAsia" w:ascii="宋体" w:hAnsi="宋体" w:eastAsia="宋体" w:cs="宋体"/>
          <w:bCs/>
          <w:color w:val="FF0000"/>
          <w:sz w:val="24"/>
          <w:u w:val="single"/>
          <w:lang w:val="en-US" w:eastAsia="zh-CN"/>
        </w:rPr>
        <w:t>1</w:t>
      </w:r>
      <w:r>
        <w:rPr>
          <w:rFonts w:hint="eastAsia" w:ascii="宋体" w:hAnsi="宋体" w:eastAsia="宋体" w:cs="宋体"/>
          <w:bCs/>
          <w:color w:val="auto"/>
          <w:sz w:val="24"/>
          <w:u w:val="single"/>
          <w:lang w:val="en-US" w:eastAsia="zh-CN"/>
        </w:rPr>
        <w:t xml:space="preserve">  </w:t>
      </w:r>
      <w:r>
        <w:rPr>
          <w:rFonts w:hint="eastAsia" w:ascii="宋体" w:hAnsi="宋体" w:eastAsia="宋体" w:cs="宋体"/>
          <w:bCs/>
          <w:color w:val="auto"/>
          <w:sz w:val="24"/>
        </w:rPr>
        <w:t>月</w:t>
      </w:r>
      <w:r>
        <w:rPr>
          <w:rFonts w:hint="eastAsia" w:ascii="宋体" w:hAnsi="宋体" w:eastAsia="宋体" w:cs="宋体"/>
          <w:bCs/>
          <w:color w:val="auto"/>
          <w:sz w:val="24"/>
          <w:u w:val="single"/>
          <w:lang w:val="en-US" w:eastAsia="zh-CN"/>
        </w:rPr>
        <w:t xml:space="preserve">  </w:t>
      </w:r>
      <w:r>
        <w:rPr>
          <w:rFonts w:hint="eastAsia" w:ascii="宋体" w:hAnsi="宋体" w:eastAsia="宋体" w:cs="宋体"/>
          <w:bCs/>
          <w:color w:val="FF0000"/>
          <w:sz w:val="24"/>
          <w:u w:val="single"/>
          <w:lang w:val="en-US" w:eastAsia="zh-CN"/>
        </w:rPr>
        <w:t>1</w:t>
      </w:r>
      <w:r>
        <w:rPr>
          <w:rFonts w:hint="eastAsia" w:ascii="宋体" w:hAnsi="宋体" w:eastAsia="宋体" w:cs="宋体"/>
          <w:bCs/>
          <w:color w:val="auto"/>
          <w:sz w:val="24"/>
          <w:u w:val="single"/>
          <w:lang w:val="en-US" w:eastAsia="zh-CN"/>
        </w:rPr>
        <w:t xml:space="preserve">  </w:t>
      </w:r>
      <w:r>
        <w:rPr>
          <w:rFonts w:hint="eastAsia" w:ascii="宋体" w:hAnsi="宋体" w:eastAsia="宋体" w:cs="宋体"/>
          <w:bCs/>
          <w:color w:val="auto"/>
          <w:sz w:val="24"/>
        </w:rPr>
        <w:t>日签署</w:t>
      </w:r>
      <w:r>
        <w:rPr>
          <w:rFonts w:hint="eastAsia" w:eastAsia="宋体" w:cs="Times New Roman"/>
          <w:b/>
          <w:bCs w:val="0"/>
          <w:color w:val="FF0000"/>
          <w:sz w:val="24"/>
          <w:highlight w:val="none"/>
          <w:lang w:eastAsia="zh-CN"/>
        </w:rPr>
        <w:t>（</w:t>
      </w:r>
      <w:r>
        <w:rPr>
          <w:rFonts w:hint="eastAsia" w:eastAsia="宋体" w:cs="Times New Roman"/>
          <w:b/>
          <w:bCs w:val="0"/>
          <w:color w:val="FF0000"/>
          <w:sz w:val="24"/>
          <w:highlight w:val="none"/>
          <w:lang w:val="en-US" w:eastAsia="zh-CN"/>
        </w:rPr>
        <w:t>请填写实际签署日期</w:t>
      </w:r>
      <w:r>
        <w:rPr>
          <w:rFonts w:hint="eastAsia" w:eastAsia="宋体" w:cs="Times New Roman"/>
          <w:b/>
          <w:bCs w:val="0"/>
          <w:color w:val="FF0000"/>
          <w:sz w:val="24"/>
          <w:highlight w:val="none"/>
          <w:lang w:eastAsia="zh-CN"/>
        </w:rPr>
        <w:t>）</w:t>
      </w:r>
    </w:p>
    <w:p w14:paraId="1BE3748C">
      <w:pPr>
        <w:pStyle w:val="4"/>
        <w:spacing w:before="156" w:beforeLines="50" w:beforeAutospacing="0" w:after="156" w:afterLines="50" w:afterAutospacing="0" w:line="400" w:lineRule="exact"/>
        <w:ind w:firstLine="0" w:firstLineChars="0"/>
        <w:jc w:val="both"/>
        <w:rPr>
          <w:rFonts w:hint="eastAsia" w:ascii="宋体" w:hAnsi="宋体" w:eastAsia="宋体" w:cs="宋体"/>
          <w:b/>
          <w:color w:val="auto"/>
          <w:sz w:val="24"/>
          <w:szCs w:val="24"/>
          <w:lang w:val="en-US" w:eastAsia="zh-CN"/>
        </w:rPr>
      </w:pPr>
    </w:p>
    <w:p w14:paraId="1ED4FF20">
      <w:pPr>
        <w:pStyle w:val="4"/>
        <w:spacing w:before="156" w:beforeLines="50" w:beforeAutospacing="0" w:after="156" w:afterLines="50" w:afterAutospacing="0" w:line="400" w:lineRule="exact"/>
        <w:ind w:firstLine="0" w:firstLineChars="0"/>
        <w:rPr>
          <w:rFonts w:hint="eastAsia" w:ascii="宋体" w:hAnsi="宋体" w:eastAsia="宋体" w:cs="宋体"/>
          <w:b/>
          <w:color w:val="auto"/>
          <w:sz w:val="24"/>
          <w:szCs w:val="24"/>
        </w:rPr>
      </w:pPr>
      <w:r>
        <w:rPr>
          <w:rFonts w:hint="eastAsia" w:ascii="宋体" w:hAnsi="宋体" w:eastAsia="宋体" w:cs="宋体"/>
          <w:b/>
          <w:color w:val="auto"/>
          <w:sz w:val="24"/>
          <w:szCs w:val="24"/>
        </w:rPr>
        <w:t>甲方：Cloud Boat INC</w:t>
      </w:r>
    </w:p>
    <w:p w14:paraId="13233F50">
      <w:pPr>
        <w:pStyle w:val="4"/>
        <w:spacing w:before="156" w:beforeLines="50" w:beforeAutospacing="0" w:after="156" w:afterLines="50" w:afterAutospacing="0" w:line="400" w:lineRule="exact"/>
        <w:ind w:firstLine="0" w:firstLineChars="0"/>
        <w:rPr>
          <w:rFonts w:hint="eastAsia" w:ascii="宋体" w:hAnsi="宋体" w:eastAsia="宋体" w:cs="宋体"/>
          <w:color w:val="auto"/>
          <w:sz w:val="24"/>
          <w:szCs w:val="24"/>
        </w:rPr>
      </w:pPr>
      <w:r>
        <w:rPr>
          <w:rFonts w:hint="eastAsia" w:ascii="宋体" w:hAnsi="宋体" w:eastAsia="宋体" w:cs="宋体"/>
          <w:color w:val="auto"/>
          <w:sz w:val="24"/>
          <w:szCs w:val="24"/>
        </w:rPr>
        <w:t>住所地：深圳市龙岗区坂田街道大发埔社区里浦街7-1号1栋201</w:t>
      </w:r>
    </w:p>
    <w:p w14:paraId="3737C72D">
      <w:pPr>
        <w:pStyle w:val="4"/>
        <w:spacing w:before="156" w:beforeLines="50" w:beforeAutospacing="0" w:after="156" w:afterLines="50" w:afterAutospacing="0" w:line="400" w:lineRule="exact"/>
        <w:ind w:firstLine="0" w:firstLineChars="0"/>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联系人</w:t>
      </w:r>
      <w:r>
        <w:rPr>
          <w:rFonts w:hint="eastAsia" w:ascii="宋体" w:hAnsi="宋体" w:eastAsia="宋体" w:cs="宋体"/>
          <w:color w:val="auto"/>
          <w:sz w:val="24"/>
          <w:szCs w:val="24"/>
        </w:rPr>
        <w:t>：刘文平</w:t>
      </w:r>
    </w:p>
    <w:p w14:paraId="17029DE2">
      <w:pPr>
        <w:pStyle w:val="4"/>
        <w:spacing w:before="156" w:beforeLines="50" w:beforeAutospacing="0" w:after="156" w:afterLines="50" w:afterAutospacing="0" w:line="400" w:lineRule="exact"/>
        <w:ind w:firstLine="0" w:firstLineChars="0"/>
        <w:rPr>
          <w:rFonts w:hint="eastAsia" w:ascii="宋体" w:hAnsi="宋体" w:eastAsia="宋体" w:cs="宋体"/>
          <w:color w:val="FF0000"/>
          <w:sz w:val="24"/>
          <w:szCs w:val="24"/>
        </w:rPr>
      </w:pPr>
      <w:r>
        <w:rPr>
          <w:rFonts w:hint="eastAsia" w:ascii="宋体" w:hAnsi="宋体" w:eastAsia="宋体" w:cs="宋体"/>
          <w:color w:val="auto"/>
          <w:sz w:val="24"/>
          <w:szCs w:val="24"/>
        </w:rPr>
        <w:t>联系电话：</w:t>
      </w:r>
      <w:r>
        <w:rPr>
          <w:rFonts w:hint="eastAsia" w:ascii="宋体" w:hAnsi="宋体" w:eastAsia="宋体" w:cs="宋体"/>
          <w:color w:val="FF0000"/>
          <w:sz w:val="24"/>
          <w:szCs w:val="24"/>
        </w:rPr>
        <w:t>（签约商务本人有效联系电话）</w:t>
      </w:r>
    </w:p>
    <w:p w14:paraId="75E1261E">
      <w:pPr>
        <w:pStyle w:val="4"/>
        <w:spacing w:before="156" w:beforeLines="50" w:beforeAutospacing="0" w:after="156" w:afterLines="50" w:afterAutospacing="0" w:line="400" w:lineRule="exact"/>
        <w:ind w:firstLine="0" w:firstLineChars="0"/>
        <w:rPr>
          <w:rFonts w:hint="eastAsia" w:ascii="宋体" w:hAnsi="宋体" w:eastAsia="宋体" w:cs="宋体"/>
          <w:color w:val="auto"/>
          <w:sz w:val="24"/>
          <w:szCs w:val="24"/>
        </w:rPr>
      </w:pPr>
      <w:r>
        <w:rPr>
          <w:rFonts w:hint="eastAsia" w:ascii="宋体" w:hAnsi="宋体" w:eastAsia="宋体" w:cs="宋体"/>
          <w:color w:val="auto"/>
          <w:sz w:val="24"/>
          <w:szCs w:val="24"/>
        </w:rPr>
        <w:t>电子邮箱：</w:t>
      </w:r>
      <w:r>
        <w:rPr>
          <w:rFonts w:hint="eastAsia" w:ascii="宋体" w:hAnsi="宋体" w:eastAsia="宋体" w:cs="宋体"/>
          <w:color w:val="FF0000"/>
          <w:sz w:val="24"/>
          <w:szCs w:val="24"/>
        </w:rPr>
        <w:t>（签约商务本人有效电子邮箱）</w:t>
      </w:r>
    </w:p>
    <w:p w14:paraId="19D96CE8">
      <w:pPr>
        <w:pStyle w:val="4"/>
        <w:spacing w:before="156" w:beforeLines="50" w:beforeAutospacing="0" w:after="156" w:afterLines="50" w:afterAutospacing="0" w:line="400" w:lineRule="exact"/>
        <w:ind w:firstLine="0" w:firstLineChars="0"/>
        <w:rPr>
          <w:rFonts w:hint="eastAsia" w:ascii="宋体" w:hAnsi="宋体" w:eastAsia="宋体" w:cs="宋体"/>
          <w:color w:val="auto"/>
          <w:sz w:val="24"/>
          <w:szCs w:val="24"/>
        </w:rPr>
      </w:pPr>
    </w:p>
    <w:p w14:paraId="2203136D">
      <w:pPr>
        <w:pStyle w:val="4"/>
        <w:spacing w:before="156" w:beforeLines="50" w:beforeAutospacing="0" w:after="156" w:afterLines="50" w:afterAutospacing="0" w:line="400" w:lineRule="exact"/>
        <w:ind w:firstLine="0" w:firstLineChars="0"/>
        <w:rPr>
          <w:rFonts w:hint="eastAsia" w:ascii="宋体" w:hAnsi="宋体" w:eastAsia="宋体" w:cs="宋体"/>
          <w:b/>
          <w:color w:val="auto"/>
          <w:sz w:val="24"/>
          <w:szCs w:val="24"/>
        </w:rPr>
      </w:pPr>
      <w:r>
        <w:rPr>
          <w:rFonts w:hint="eastAsia" w:ascii="宋体" w:hAnsi="宋体" w:eastAsia="宋体" w:cs="宋体"/>
          <w:b/>
          <w:color w:val="auto"/>
          <w:sz w:val="24"/>
          <w:szCs w:val="24"/>
        </w:rPr>
        <w:t>乙方：</w:t>
      </w:r>
      <w:r>
        <w:rPr>
          <w:rFonts w:hint="eastAsia" w:ascii="宋体" w:hAnsi="宋体" w:eastAsia="宋体" w:cs="宋体"/>
          <w:color w:val="FF0000"/>
          <w:sz w:val="24"/>
          <w:szCs w:val="24"/>
          <w:highlight w:val="none"/>
          <w:lang w:val="en-US" w:eastAsia="zh-CN"/>
        </w:rPr>
        <w:t>深圳市卓越贸易有限公司</w:t>
      </w:r>
    </w:p>
    <w:p w14:paraId="798D23E7">
      <w:pPr>
        <w:pStyle w:val="4"/>
        <w:spacing w:before="156" w:beforeLines="50" w:beforeAutospacing="0" w:after="156" w:afterLines="50" w:afterAutospacing="0" w:line="400" w:lineRule="exact"/>
        <w:ind w:firstLine="0" w:firstLineChars="0"/>
        <w:rPr>
          <w:rFonts w:hint="eastAsia" w:ascii="宋体" w:hAnsi="宋体" w:eastAsia="宋体" w:cs="宋体"/>
          <w:color w:val="auto"/>
          <w:sz w:val="24"/>
          <w:szCs w:val="24"/>
        </w:rPr>
      </w:pPr>
      <w:r>
        <w:rPr>
          <w:rFonts w:hint="eastAsia" w:ascii="宋体" w:hAnsi="宋体" w:eastAsia="宋体" w:cs="宋体"/>
          <w:color w:val="auto"/>
          <w:sz w:val="24"/>
          <w:szCs w:val="24"/>
        </w:rPr>
        <w:t>住所地：</w:t>
      </w:r>
      <w:r>
        <w:rPr>
          <w:rFonts w:hint="eastAsia" w:ascii="宋体" w:hAnsi="宋体" w:eastAsia="宋体" w:cs="宋体"/>
          <w:color w:val="FF0000"/>
          <w:sz w:val="24"/>
          <w:szCs w:val="24"/>
          <w:highlight w:val="none"/>
          <w:lang w:val="en-US" w:eastAsia="zh-CN"/>
        </w:rPr>
        <w:t>深圳市南山区科技园南区高新南一道1号</w:t>
      </w:r>
    </w:p>
    <w:p w14:paraId="6FD1B80D">
      <w:pPr>
        <w:pStyle w:val="4"/>
        <w:spacing w:before="156" w:beforeLines="50" w:beforeAutospacing="0" w:after="156" w:afterLines="50" w:afterAutospacing="0" w:line="400" w:lineRule="exact"/>
        <w:ind w:firstLine="0" w:firstLineChars="0"/>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联系人</w:t>
      </w:r>
      <w:r>
        <w:rPr>
          <w:rFonts w:hint="eastAsia" w:ascii="宋体" w:hAnsi="宋体" w:eastAsia="宋体" w:cs="宋体"/>
          <w:color w:val="auto"/>
          <w:sz w:val="24"/>
          <w:szCs w:val="24"/>
        </w:rPr>
        <w:t>：</w:t>
      </w:r>
      <w:r>
        <w:rPr>
          <w:rFonts w:hint="eastAsia" w:ascii="宋体" w:hAnsi="宋体" w:eastAsia="宋体" w:cs="宋体"/>
          <w:color w:val="FF0000"/>
          <w:sz w:val="24"/>
          <w:szCs w:val="24"/>
          <w:highlight w:val="none"/>
          <w:lang w:val="en-US" w:eastAsia="zh-CN"/>
        </w:rPr>
        <w:t>张明</w:t>
      </w:r>
    </w:p>
    <w:p w14:paraId="2296DE93">
      <w:pPr>
        <w:pStyle w:val="4"/>
        <w:spacing w:before="156" w:beforeLines="50" w:beforeAutospacing="0" w:after="156" w:afterLines="50" w:afterAutospacing="0" w:line="400" w:lineRule="exact"/>
        <w:ind w:firstLine="0" w:firstLineChars="0"/>
        <w:rPr>
          <w:rFonts w:hint="eastAsia" w:ascii="宋体" w:hAnsi="宋体" w:eastAsia="宋体" w:cs="宋体"/>
          <w:color w:val="auto"/>
          <w:sz w:val="24"/>
          <w:szCs w:val="24"/>
        </w:rPr>
      </w:pPr>
      <w:r>
        <w:rPr>
          <w:rFonts w:hint="eastAsia" w:ascii="宋体" w:hAnsi="宋体" w:eastAsia="宋体" w:cs="宋体"/>
          <w:color w:val="auto"/>
          <w:sz w:val="24"/>
          <w:szCs w:val="24"/>
        </w:rPr>
        <w:t>联系电话：</w:t>
      </w:r>
      <w:r>
        <w:rPr>
          <w:rFonts w:hint="default" w:ascii="宋体" w:hAnsi="宋体" w:eastAsia="宋体" w:cs="宋体"/>
          <w:color w:val="FF0000"/>
          <w:sz w:val="24"/>
          <w:szCs w:val="24"/>
          <w:highlight w:val="none"/>
          <w:lang w:val="en-US" w:eastAsia="zh-CN"/>
        </w:rPr>
        <w:t>13900139000</w:t>
      </w:r>
    </w:p>
    <w:p w14:paraId="13A00F75">
      <w:pPr>
        <w:spacing w:line="400" w:lineRule="exact"/>
        <w:ind w:firstLine="0" w:firstLineChars="0"/>
        <w:rPr>
          <w:rFonts w:hint="default" w:ascii="宋体" w:hAnsi="宋体" w:eastAsia="宋体" w:cs="宋体"/>
          <w:color w:val="FF0000"/>
          <w:kern w:val="0"/>
          <w:sz w:val="24"/>
          <w:szCs w:val="24"/>
          <w:highlight w:val="none"/>
          <w:u w:val="none"/>
          <w:lang w:val="en-US" w:eastAsia="zh-CN" w:bidi="ar-SA"/>
        </w:rPr>
      </w:pPr>
      <w:r>
        <w:rPr>
          <w:rFonts w:hint="eastAsia" w:ascii="宋体" w:hAnsi="宋体" w:eastAsia="宋体" w:cs="宋体"/>
          <w:color w:val="auto"/>
          <w:sz w:val="24"/>
          <w:szCs w:val="24"/>
        </w:rPr>
        <w:t>电子邮箱：</w:t>
      </w:r>
      <w:r>
        <w:rPr>
          <w:rFonts w:hint="default" w:ascii="宋体" w:hAnsi="宋体" w:eastAsia="宋体" w:cs="宋体"/>
          <w:color w:val="FF0000"/>
          <w:kern w:val="0"/>
          <w:sz w:val="24"/>
          <w:szCs w:val="24"/>
          <w:highlight w:val="none"/>
          <w:u w:val="none"/>
          <w:lang w:val="en-US" w:eastAsia="zh-CN" w:bidi="ar-SA"/>
        </w:rPr>
        <w:fldChar w:fldCharType="begin"/>
      </w:r>
      <w:r>
        <w:rPr>
          <w:rFonts w:hint="default" w:ascii="宋体" w:hAnsi="宋体" w:eastAsia="宋体" w:cs="宋体"/>
          <w:color w:val="FF0000"/>
          <w:kern w:val="0"/>
          <w:sz w:val="24"/>
          <w:szCs w:val="24"/>
          <w:highlight w:val="none"/>
          <w:u w:val="none"/>
          <w:lang w:val="en-US" w:eastAsia="zh-CN" w:bidi="ar-SA"/>
        </w:rPr>
        <w:instrText xml:space="preserve"> HYPERLINK "mailto:zhangming@zhuoyue.com" </w:instrText>
      </w:r>
      <w:r>
        <w:rPr>
          <w:rFonts w:hint="default" w:ascii="宋体" w:hAnsi="宋体" w:eastAsia="宋体" w:cs="宋体"/>
          <w:color w:val="FF0000"/>
          <w:kern w:val="0"/>
          <w:sz w:val="24"/>
          <w:szCs w:val="24"/>
          <w:highlight w:val="none"/>
          <w:u w:val="none"/>
          <w:lang w:val="en-US" w:eastAsia="zh-CN" w:bidi="ar-SA"/>
        </w:rPr>
        <w:fldChar w:fldCharType="separate"/>
      </w:r>
      <w:r>
        <w:rPr>
          <w:rStyle w:val="7"/>
          <w:rFonts w:hint="default" w:ascii="宋体" w:hAnsi="宋体" w:eastAsia="宋体" w:cs="宋体"/>
          <w:color w:val="FF0000"/>
          <w:kern w:val="0"/>
          <w:sz w:val="24"/>
          <w:szCs w:val="24"/>
          <w:highlight w:val="none"/>
          <w:u w:val="none"/>
          <w:lang w:val="en-US" w:eastAsia="zh-CN" w:bidi="ar-SA"/>
        </w:rPr>
        <w:t>zhangming@zhuoyue.com</w:t>
      </w:r>
      <w:r>
        <w:rPr>
          <w:rFonts w:hint="default" w:ascii="宋体" w:hAnsi="宋体" w:eastAsia="宋体" w:cs="宋体"/>
          <w:color w:val="FF0000"/>
          <w:kern w:val="0"/>
          <w:sz w:val="24"/>
          <w:szCs w:val="24"/>
          <w:highlight w:val="none"/>
          <w:u w:val="none"/>
          <w:lang w:val="en-US" w:eastAsia="zh-CN" w:bidi="ar-SA"/>
        </w:rPr>
        <w:fldChar w:fldCharType="end"/>
      </w:r>
    </w:p>
    <w:p w14:paraId="7B5C31EF">
      <w:pPr>
        <w:pStyle w:val="4"/>
        <w:spacing w:before="156" w:beforeLines="50" w:beforeAutospacing="0" w:after="156" w:afterLines="50" w:afterAutospacing="0" w:line="400" w:lineRule="exact"/>
        <w:ind w:firstLine="0" w:firstLineChars="0"/>
        <w:rPr>
          <w:rFonts w:hint="eastAsia" w:ascii="宋体" w:hAnsi="宋体" w:eastAsia="宋体" w:cs="宋体"/>
          <w:b/>
          <w:bCs/>
          <w:color w:val="FF0000"/>
          <w:kern w:val="0"/>
          <w:sz w:val="24"/>
          <w:szCs w:val="24"/>
          <w:highlight w:val="none"/>
          <w:u w:val="none"/>
          <w:lang w:val="en-US" w:eastAsia="zh-CN" w:bidi="ar-SA"/>
        </w:rPr>
      </w:pPr>
      <w:r>
        <w:rPr>
          <w:rFonts w:hint="eastAsia" w:ascii="宋体" w:hAnsi="宋体" w:eastAsia="宋体" w:cs="宋体"/>
          <w:b/>
          <w:bCs/>
          <w:color w:val="FF0000"/>
          <w:sz w:val="24"/>
          <w:szCs w:val="24"/>
          <w:highlight w:val="none"/>
          <w:lang w:val="en-US" w:eastAsia="zh-CN"/>
        </w:rPr>
        <w:t>（示范文字：请以实际签约主体信息进行填写，同时加盖公章）</w:t>
      </w:r>
    </w:p>
    <w:p w14:paraId="2A69FD94">
      <w:pPr>
        <w:spacing w:line="400" w:lineRule="exact"/>
        <w:ind w:firstLine="0" w:firstLineChars="0"/>
        <w:rPr>
          <w:rFonts w:hint="eastAsia" w:ascii="宋体" w:hAnsi="宋体" w:eastAsia="宋体" w:cs="宋体"/>
          <w:color w:val="auto"/>
          <w:sz w:val="24"/>
          <w:szCs w:val="24"/>
        </w:rPr>
      </w:pPr>
    </w:p>
    <w:p w14:paraId="7364A54B">
      <w:pPr>
        <w:spacing w:line="400" w:lineRule="exact"/>
        <w:ind w:firstLine="0" w:firstLineChars="0"/>
        <w:rPr>
          <w:rFonts w:hint="eastAsia" w:ascii="宋体" w:hAnsi="宋体" w:eastAsia="宋体" w:cs="宋体"/>
          <w:b/>
          <w:bCs/>
          <w:color w:val="auto"/>
          <w:sz w:val="24"/>
          <w:szCs w:val="24"/>
          <w:lang w:eastAsia="zh-CN"/>
        </w:rPr>
      </w:pPr>
      <w:r>
        <w:rPr>
          <w:rFonts w:hint="eastAsia" w:ascii="宋体" w:hAnsi="宋体" w:eastAsia="宋体" w:cs="宋体"/>
          <w:b/>
          <w:bCs/>
          <w:color w:val="auto"/>
          <w:sz w:val="24"/>
          <w:szCs w:val="24"/>
          <w:lang w:eastAsia="zh-CN"/>
        </w:rPr>
        <w:t>丙方（担保方）：深圳云舟跨境网络有限公司</w:t>
      </w:r>
    </w:p>
    <w:p w14:paraId="38A5117B">
      <w:pPr>
        <w:pStyle w:val="4"/>
        <w:spacing w:before="156" w:beforeLines="50" w:beforeAutospacing="0" w:after="156" w:afterLines="50" w:afterAutospacing="0" w:line="400" w:lineRule="exact"/>
        <w:ind w:firstLine="0" w:firstLineChars="0"/>
        <w:rPr>
          <w:rFonts w:hint="eastAsia" w:ascii="宋体" w:hAnsi="宋体" w:eastAsia="宋体" w:cs="宋体"/>
          <w:color w:val="auto"/>
          <w:sz w:val="24"/>
          <w:szCs w:val="24"/>
        </w:rPr>
      </w:pPr>
      <w:r>
        <w:rPr>
          <w:rFonts w:hint="eastAsia" w:ascii="宋体" w:hAnsi="宋体" w:eastAsia="宋体" w:cs="宋体"/>
          <w:color w:val="auto"/>
          <w:sz w:val="24"/>
          <w:szCs w:val="24"/>
        </w:rPr>
        <w:t>住所地：深圳市龙岗区坂田街道大发埔社区里浦街7-1号1栋201</w:t>
      </w:r>
    </w:p>
    <w:p w14:paraId="1C9AD321">
      <w:pPr>
        <w:pStyle w:val="4"/>
        <w:spacing w:before="156" w:beforeLines="50" w:beforeAutospacing="0" w:after="156" w:afterLines="50" w:afterAutospacing="0" w:line="400" w:lineRule="exact"/>
        <w:ind w:firstLine="0" w:firstLineChars="0"/>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联系人</w:t>
      </w:r>
      <w:r>
        <w:rPr>
          <w:rFonts w:hint="eastAsia" w:ascii="宋体" w:hAnsi="宋体" w:eastAsia="宋体" w:cs="宋体"/>
          <w:color w:val="auto"/>
          <w:sz w:val="24"/>
          <w:szCs w:val="24"/>
        </w:rPr>
        <w:t>：刘文平</w:t>
      </w:r>
    </w:p>
    <w:p w14:paraId="1BBC3F19">
      <w:pPr>
        <w:pStyle w:val="4"/>
        <w:spacing w:before="156" w:beforeLines="50" w:beforeAutospacing="0" w:after="156" w:afterLines="50" w:afterAutospacing="0" w:line="400" w:lineRule="exact"/>
        <w:ind w:firstLine="0" w:firstLineChars="0"/>
        <w:rPr>
          <w:rFonts w:hint="eastAsia" w:ascii="宋体" w:hAnsi="宋体" w:eastAsia="宋体" w:cs="宋体"/>
          <w:color w:val="FF0000"/>
          <w:sz w:val="24"/>
          <w:szCs w:val="24"/>
        </w:rPr>
      </w:pPr>
      <w:r>
        <w:rPr>
          <w:rFonts w:hint="eastAsia" w:ascii="宋体" w:hAnsi="宋体" w:eastAsia="宋体" w:cs="宋体"/>
          <w:color w:val="auto"/>
          <w:sz w:val="24"/>
          <w:szCs w:val="24"/>
        </w:rPr>
        <w:t>联系电话：</w:t>
      </w:r>
      <w:r>
        <w:rPr>
          <w:rFonts w:hint="eastAsia" w:ascii="宋体" w:hAnsi="宋体" w:eastAsia="宋体" w:cs="宋体"/>
          <w:color w:val="FF0000"/>
          <w:sz w:val="24"/>
          <w:szCs w:val="24"/>
        </w:rPr>
        <w:t>（签约商务本人有效联系电话）</w:t>
      </w:r>
    </w:p>
    <w:p w14:paraId="0942A7F6">
      <w:pPr>
        <w:pStyle w:val="4"/>
        <w:spacing w:before="156" w:beforeLines="50" w:beforeAutospacing="0" w:after="156" w:afterLines="50" w:afterAutospacing="0" w:line="400" w:lineRule="exact"/>
        <w:ind w:firstLine="0" w:firstLineChars="0"/>
        <w:rPr>
          <w:rFonts w:hint="eastAsia" w:ascii="宋体" w:hAnsi="宋体" w:eastAsia="宋体" w:cs="宋体"/>
          <w:color w:val="auto"/>
          <w:sz w:val="24"/>
          <w:szCs w:val="24"/>
        </w:rPr>
      </w:pPr>
      <w:r>
        <w:rPr>
          <w:rFonts w:hint="eastAsia" w:ascii="宋体" w:hAnsi="宋体" w:eastAsia="宋体" w:cs="宋体"/>
          <w:color w:val="auto"/>
          <w:sz w:val="24"/>
          <w:szCs w:val="24"/>
        </w:rPr>
        <w:t>电子邮箱：</w:t>
      </w:r>
      <w:r>
        <w:rPr>
          <w:rFonts w:hint="eastAsia" w:ascii="宋体" w:hAnsi="宋体" w:eastAsia="宋体" w:cs="宋体"/>
          <w:color w:val="FF0000"/>
          <w:sz w:val="24"/>
          <w:szCs w:val="24"/>
        </w:rPr>
        <w:t>（签约商务本人有效电子邮箱）</w:t>
      </w:r>
    </w:p>
    <w:p w14:paraId="1B2C9B89">
      <w:pPr>
        <w:spacing w:line="400" w:lineRule="exact"/>
        <w:ind w:firstLine="0" w:firstLineChars="0"/>
        <w:rPr>
          <w:rFonts w:hint="eastAsia" w:ascii="宋体" w:hAnsi="宋体" w:eastAsia="宋体" w:cs="宋体"/>
          <w:color w:val="auto"/>
          <w:sz w:val="24"/>
          <w:szCs w:val="24"/>
          <w:lang w:val="en-US" w:eastAsia="zh-CN"/>
        </w:rPr>
      </w:pPr>
    </w:p>
    <w:p w14:paraId="40500254">
      <w:pPr>
        <w:spacing w:line="400" w:lineRule="exact"/>
        <w:ind w:firstLine="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甲乙双方经友好协商一致，就亚马逊平台美国站合作销售产品事宜，达成以下协议，共同遵照执行。</w:t>
      </w:r>
    </w:p>
    <w:p w14:paraId="7EEC727E">
      <w:pPr>
        <w:spacing w:line="400" w:lineRule="exact"/>
        <w:ind w:firstLine="0" w:firstLineChars="0"/>
        <w:rPr>
          <w:rFonts w:hint="eastAsia" w:ascii="宋体" w:hAnsi="宋体" w:eastAsia="宋体" w:cs="宋体"/>
          <w:color w:val="auto"/>
          <w:sz w:val="24"/>
          <w:szCs w:val="24"/>
          <w:lang w:val="en-US" w:eastAsia="zh-CN"/>
        </w:rPr>
      </w:pPr>
    </w:p>
    <w:p w14:paraId="3EF20A80">
      <w:pPr>
        <w:numPr>
          <w:ilvl w:val="0"/>
          <w:numId w:val="2"/>
        </w:numPr>
        <w:spacing w:line="400" w:lineRule="exact"/>
        <w:rPr>
          <w:rFonts w:hint="eastAsia" w:ascii="宋体" w:hAnsi="宋体" w:eastAsia="宋体" w:cs="宋体"/>
          <w:color w:val="auto"/>
          <w:sz w:val="24"/>
          <w:szCs w:val="24"/>
          <w:lang w:val="en-US" w:eastAsia="zh-CN"/>
        </w:rPr>
      </w:pPr>
      <w:r>
        <w:rPr>
          <w:rFonts w:hint="eastAsia" w:ascii="宋体" w:hAnsi="宋体" w:eastAsia="宋体" w:cs="宋体"/>
          <w:b/>
          <w:bCs/>
          <w:color w:val="auto"/>
          <w:sz w:val="24"/>
          <w:szCs w:val="24"/>
          <w:lang w:val="en-US" w:eastAsia="zh-CN"/>
        </w:rPr>
        <w:t>合作方式</w:t>
      </w:r>
    </w:p>
    <w:p w14:paraId="54993C2A">
      <w:pPr>
        <w:numPr>
          <w:ilvl w:val="1"/>
          <w:numId w:val="2"/>
        </w:numPr>
        <w:spacing w:line="400" w:lineRule="exact"/>
        <w:ind w:left="840" w:leftChars="0" w:hanging="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为便于乙方更好地查询产品各项数据，甲方将提供ERP系统使用权。</w:t>
      </w:r>
    </w:p>
    <w:p w14:paraId="4D3223F6">
      <w:pPr>
        <w:numPr>
          <w:ilvl w:val="1"/>
          <w:numId w:val="2"/>
        </w:numPr>
        <w:spacing w:line="400" w:lineRule="exact"/>
        <w:ind w:left="840" w:leftChars="0" w:hanging="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经甲乙双方商定，乙方负责向甲方提供销售货品（销售货品需要满足甲方的入驻要求，入驻要求以销售人员与乙方商定的为准）。乙方提供货品建议零售价（本协议未特别说明时，均为不含税价），甲方依据建议零售价格，确认货品的采购价【具体以ERP系统后台记录为准】。</w:t>
      </w:r>
    </w:p>
    <w:p w14:paraId="74BB0BA6">
      <w:pPr>
        <w:numPr>
          <w:ilvl w:val="1"/>
          <w:numId w:val="2"/>
        </w:numPr>
        <w:spacing w:line="400" w:lineRule="exact"/>
        <w:ind w:left="840" w:leftChars="0" w:hanging="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甲方根据乙方选择，提供海外仓储等服务并收取相应服务费用。</w:t>
      </w:r>
    </w:p>
    <w:p w14:paraId="6E894AE9">
      <w:pPr>
        <w:numPr>
          <w:ilvl w:val="1"/>
          <w:numId w:val="2"/>
        </w:numPr>
        <w:spacing w:line="400" w:lineRule="exact"/>
        <w:ind w:left="840" w:leftChars="0" w:hanging="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乙方需负责将货品运送至乙方合作的第三方海外仓库或甲方指定的海外仓库完成货品上架。乙方需负责品牌运营、市场推广以及定价等全面的货品营销工作。甲方提供系统给乙方行操作，以便乙方高效地管理营销流程。</w:t>
      </w:r>
    </w:p>
    <w:p w14:paraId="5DDD5208">
      <w:pPr>
        <w:numPr>
          <w:ilvl w:val="1"/>
          <w:numId w:val="2"/>
        </w:numPr>
        <w:spacing w:line="400" w:lineRule="exact"/>
        <w:ind w:left="840" w:leftChars="0" w:hanging="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乙方同意在本协议约定的范畴内，不再许可任何第三方在本协议约定范围内（即亚马逊美国站独家VC）销售相同ASIN产品。</w:t>
      </w:r>
    </w:p>
    <w:p w14:paraId="63446462">
      <w:pPr>
        <w:numPr>
          <w:ilvl w:val="1"/>
          <w:numId w:val="2"/>
        </w:numPr>
        <w:spacing w:line="400" w:lineRule="exact"/>
        <w:ind w:left="840" w:leftChars="0" w:hanging="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乙方承诺，不得对入驻在甲方亚马逊VC平台上的商品发起任何形式的投诉、赶VC跟卖、虚假举报或任何可能被亚马逊平台视为甲方违规销售的操作（包括但不限于利用“Project Zero”、品牌举报工具等，对甲方的销售行为发起投诉、举报或其他可能导致甲方账户受限的措施）。因乙方实施上述行为导致甲方VC账号或上架商品受到亚马逊处罚、暂停或封禁等损失的，乙方应承担全部赔偿责任。</w:t>
      </w:r>
    </w:p>
    <w:p w14:paraId="0151FB42">
      <w:pPr>
        <w:numPr>
          <w:ilvl w:val="0"/>
          <w:numId w:val="0"/>
        </w:numPr>
        <w:spacing w:line="400" w:lineRule="exact"/>
        <w:rPr>
          <w:rFonts w:hint="eastAsia" w:ascii="宋体" w:hAnsi="宋体" w:eastAsia="宋体" w:cs="宋体"/>
          <w:color w:val="auto"/>
          <w:sz w:val="24"/>
          <w:szCs w:val="24"/>
          <w:lang w:val="en-US" w:eastAsia="zh-CN"/>
        </w:rPr>
      </w:pPr>
    </w:p>
    <w:p w14:paraId="112ECE61">
      <w:pPr>
        <w:numPr>
          <w:ilvl w:val="0"/>
          <w:numId w:val="2"/>
        </w:numPr>
        <w:spacing w:line="400" w:lineRule="exact"/>
        <w:ind w:left="0" w:leftChars="0" w:firstLine="0" w:firstLineChars="0"/>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合作期限</w:t>
      </w:r>
    </w:p>
    <w:p w14:paraId="7AB94B81">
      <w:pPr>
        <w:numPr>
          <w:ilvl w:val="0"/>
          <w:numId w:val="0"/>
        </w:numPr>
        <w:spacing w:line="400" w:lineRule="exact"/>
        <w:ind w:leftChars="0"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本协议有效期为____年，即____年____月____日至____年____月____日（“有效期”），协议有效期届满需续期的，由甲、乙双方提前3个月另行签订书面补充协议以确认续期安排。</w:t>
      </w:r>
    </w:p>
    <w:p w14:paraId="2C00DB0F">
      <w:pPr>
        <w:numPr>
          <w:ilvl w:val="0"/>
          <w:numId w:val="0"/>
        </w:numPr>
        <w:spacing w:line="400" w:lineRule="exact"/>
        <w:ind w:leftChars="0"/>
        <w:rPr>
          <w:rFonts w:hint="eastAsia" w:ascii="宋体" w:hAnsi="宋体" w:eastAsia="宋体" w:cs="宋体"/>
          <w:color w:val="auto"/>
          <w:sz w:val="24"/>
          <w:szCs w:val="24"/>
          <w:lang w:val="en-US" w:eastAsia="zh-CN"/>
        </w:rPr>
      </w:pPr>
    </w:p>
    <w:p w14:paraId="2134B2DB">
      <w:pPr>
        <w:numPr>
          <w:ilvl w:val="0"/>
          <w:numId w:val="2"/>
        </w:numPr>
        <w:spacing w:line="400" w:lineRule="exact"/>
        <w:ind w:left="0" w:leftChars="0" w:firstLine="0" w:firstLineChars="0"/>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结算方式</w:t>
      </w:r>
    </w:p>
    <w:p w14:paraId="6B05DBF4">
      <w:pPr>
        <w:numPr>
          <w:ilvl w:val="1"/>
          <w:numId w:val="2"/>
        </w:numPr>
        <w:spacing w:line="400" w:lineRule="exact"/>
        <w:ind w:left="840" w:leftChars="0" w:hanging="420" w:firstLineChars="0"/>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甲方应付货款结算方式：</w:t>
      </w:r>
    </w:p>
    <w:p w14:paraId="7D11D391">
      <w:pPr>
        <w:numPr>
          <w:ilvl w:val="2"/>
          <w:numId w:val="2"/>
        </w:numPr>
        <w:spacing w:line="400" w:lineRule="exact"/>
        <w:ind w:left="1260" w:leftChars="0" w:hanging="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PO订单结算：以商品送达至亚马逊VC仓库的时间（以ERP平台的物流签收时间为准），结算首期款；按照实际销售数量结算尾款。</w:t>
      </w:r>
    </w:p>
    <w:p w14:paraId="42751064">
      <w:pPr>
        <w:numPr>
          <w:ilvl w:val="2"/>
          <w:numId w:val="2"/>
        </w:numPr>
        <w:spacing w:line="400" w:lineRule="exact"/>
        <w:ind w:left="1260" w:leftChars="0" w:hanging="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DF订单结算：以终端顾客收到商品的时间（以ERP平台的物流签收时间为准），结算首期款；按照实际销售数量结算尾款。</w:t>
      </w:r>
    </w:p>
    <w:p w14:paraId="0F7C4125">
      <w:pPr>
        <w:numPr>
          <w:ilvl w:val="1"/>
          <w:numId w:val="2"/>
        </w:numPr>
        <w:spacing w:line="400" w:lineRule="exact"/>
        <w:ind w:left="840" w:leftChars="0" w:hanging="420" w:firstLineChars="0"/>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结算周期：</w:t>
      </w:r>
    </w:p>
    <w:p w14:paraId="5741AEC9">
      <w:pPr>
        <w:numPr>
          <w:ilvl w:val="-2"/>
          <w:numId w:val="0"/>
        </w:numPr>
        <w:spacing w:line="400" w:lineRule="exact"/>
        <w:ind w:left="420" w:leftChars="0" w:firstLine="480" w:firstLineChars="200"/>
        <w:rPr>
          <w:rFonts w:hint="eastAsia" w:ascii="宋体" w:hAnsi="宋体" w:eastAsia="宋体" w:cs="宋体"/>
          <w:color w:val="auto"/>
          <w:sz w:val="24"/>
          <w:szCs w:val="24"/>
          <w:highlight w:val="yellow"/>
          <w:lang w:val="en-US" w:eastAsia="zh-CN"/>
        </w:rPr>
      </w:pPr>
      <w:r>
        <w:rPr>
          <w:rFonts w:hint="eastAsia" w:ascii="宋体" w:hAnsi="宋体" w:eastAsia="宋体" w:cs="宋体"/>
          <w:sz w:val="24"/>
          <w:szCs w:val="24"/>
          <w:highlight w:val="yellow"/>
        </w:rPr>
        <w:t>甲方按</w:t>
      </w:r>
      <w:commentRangeStart w:id="0"/>
      <w:r>
        <w:rPr>
          <w:rFonts w:hint="eastAsia" w:ascii="宋体" w:hAnsi="宋体" w:eastAsia="宋体" w:cs="宋体"/>
          <w:sz w:val="24"/>
          <w:szCs w:val="24"/>
          <w:highlight w:val="yellow"/>
          <w:lang w:eastAsia="zh-CN"/>
        </w:rPr>
        <w:t>☑</w:t>
      </w:r>
      <w:r>
        <w:rPr>
          <w:rFonts w:hint="eastAsia" w:ascii="宋体" w:hAnsi="宋体" w:eastAsia="宋体" w:cs="宋体"/>
          <w:sz w:val="24"/>
          <w:szCs w:val="24"/>
          <w:highlight w:val="yellow"/>
        </w:rPr>
        <w:t xml:space="preserve"> T+30日 □ T+60日 □ T+90日向乙方结算</w:t>
      </w:r>
      <w:r>
        <w:rPr>
          <w:rFonts w:hint="eastAsia" w:ascii="宋体" w:hAnsi="宋体" w:eastAsia="宋体" w:cs="宋体"/>
          <w:sz w:val="24"/>
          <w:szCs w:val="24"/>
          <w:highlight w:val="yellow"/>
          <w:lang w:val="en-US" w:eastAsia="zh-CN"/>
        </w:rPr>
        <w:t>货款，双方于每月</w:t>
      </w:r>
      <w:r>
        <w:rPr>
          <w:rFonts w:hint="eastAsia" w:ascii="宋体" w:hAnsi="宋体" w:eastAsia="宋体" w:cs="宋体"/>
          <w:color w:val="auto"/>
          <w:sz w:val="24"/>
          <w:szCs w:val="24"/>
          <w:highlight w:val="yellow"/>
          <w:lang w:val="en-US" w:eastAsia="zh-CN"/>
        </w:rPr>
        <w:t>☑10、25日/□10</w:t>
      </w:r>
      <w:commentRangeEnd w:id="0"/>
      <w:r>
        <w:commentReference w:id="0"/>
      </w:r>
      <w:r>
        <w:rPr>
          <w:rFonts w:hint="eastAsia" w:ascii="宋体" w:hAnsi="宋体" w:eastAsia="宋体" w:cs="宋体"/>
          <w:color w:val="auto"/>
          <w:sz w:val="24"/>
          <w:szCs w:val="24"/>
          <w:highlight w:val="yellow"/>
          <w:lang w:val="en-US" w:eastAsia="zh-CN"/>
        </w:rPr>
        <w:t>日出具账单并在5个工作日内完成对账确认。</w:t>
      </w:r>
    </w:p>
    <w:p w14:paraId="4D9230FB">
      <w:pPr>
        <w:numPr>
          <w:ilvl w:val="-2"/>
          <w:numId w:val="0"/>
        </w:numPr>
        <w:spacing w:line="400" w:lineRule="exact"/>
        <w:ind w:left="420" w:leftChars="0" w:firstLine="480" w:firstLineChars="200"/>
        <w:rPr>
          <w:rFonts w:hint="eastAsia" w:ascii="宋体" w:hAnsi="宋体" w:eastAsia="宋体" w:cs="宋体"/>
          <w:b/>
          <w:bCs/>
          <w:color w:val="auto"/>
          <w:sz w:val="24"/>
          <w:szCs w:val="24"/>
          <w:highlight w:val="yellow"/>
          <w:lang w:val="en-US" w:eastAsia="zh-CN"/>
        </w:rPr>
      </w:pPr>
      <w:r>
        <w:rPr>
          <w:rFonts w:hint="eastAsia" w:ascii="宋体" w:hAnsi="宋体" w:eastAsia="宋体" w:cs="宋体"/>
          <w:sz w:val="24"/>
          <w:szCs w:val="24"/>
          <w:highlight w:val="yellow"/>
          <w:lang w:val="en-US" w:eastAsia="zh-CN"/>
        </w:rPr>
        <w:t>货款分首款和尾款，首款结算计算时间、结算金额比例如下：</w:t>
      </w:r>
    </w:p>
    <w:p w14:paraId="262AFF57">
      <w:pPr>
        <w:numPr>
          <w:ilvl w:val="2"/>
          <w:numId w:val="2"/>
        </w:numPr>
        <w:spacing w:line="400" w:lineRule="exact"/>
        <w:ind w:left="1260" w:leftChars="0" w:hanging="420" w:firstLineChars="0"/>
        <w:rPr>
          <w:rFonts w:hint="eastAsia" w:ascii="宋体" w:hAnsi="宋体" w:eastAsia="宋体" w:cs="宋体"/>
          <w:color w:val="auto"/>
          <w:sz w:val="24"/>
          <w:szCs w:val="24"/>
          <w:highlight w:val="yellow"/>
          <w:lang w:val="en-US" w:eastAsia="zh-CN"/>
        </w:rPr>
      </w:pPr>
      <w:r>
        <w:rPr>
          <w:rFonts w:hint="eastAsia" w:ascii="宋体" w:hAnsi="宋体" w:eastAsia="宋体" w:cs="宋体"/>
          <w:sz w:val="24"/>
          <w:szCs w:val="24"/>
          <w:highlight w:val="yellow"/>
        </w:rPr>
        <w:t>首款：</w:t>
      </w:r>
      <w:r>
        <w:rPr>
          <w:rFonts w:hint="eastAsia" w:ascii="宋体" w:hAnsi="宋体" w:eastAsia="宋体" w:cs="宋体"/>
          <w:sz w:val="24"/>
          <w:szCs w:val="24"/>
          <w:highlight w:val="yellow"/>
          <w:lang w:val="en-US" w:eastAsia="zh-CN"/>
        </w:rPr>
        <w:t>PO订单</w:t>
      </w:r>
      <w:r>
        <w:rPr>
          <w:rFonts w:hint="eastAsia" w:ascii="宋体" w:hAnsi="宋体" w:eastAsia="宋体" w:cs="宋体"/>
          <w:sz w:val="24"/>
          <w:szCs w:val="24"/>
          <w:highlight w:val="yellow"/>
        </w:rPr>
        <w:t>货品到达亚马逊</w:t>
      </w:r>
      <w:r>
        <w:rPr>
          <w:rFonts w:hint="eastAsia" w:ascii="宋体" w:hAnsi="宋体" w:eastAsia="宋体" w:cs="宋体"/>
          <w:sz w:val="24"/>
          <w:szCs w:val="24"/>
          <w:highlight w:val="yellow"/>
          <w:lang w:val="en-US" w:eastAsia="zh-CN"/>
        </w:rPr>
        <w:t>仓库当天</w:t>
      </w:r>
      <w:r>
        <w:rPr>
          <w:rFonts w:hint="eastAsia" w:ascii="宋体" w:hAnsi="宋体" w:eastAsia="宋体" w:cs="宋体"/>
          <w:sz w:val="24"/>
          <w:szCs w:val="24"/>
          <w:highlight w:val="yellow"/>
          <w:lang w:eastAsia="zh-CN"/>
        </w:rPr>
        <w:t>、</w:t>
      </w:r>
      <w:r>
        <w:rPr>
          <w:rFonts w:hint="eastAsia" w:ascii="宋体" w:hAnsi="宋体" w:eastAsia="宋体" w:cs="宋体"/>
          <w:sz w:val="24"/>
          <w:szCs w:val="24"/>
          <w:highlight w:val="yellow"/>
          <w:lang w:val="en-US" w:eastAsia="zh-CN"/>
        </w:rPr>
        <w:t>DF订单货品被消费者签收当天</w:t>
      </w:r>
      <w:r>
        <w:rPr>
          <w:rFonts w:hint="eastAsia" w:ascii="宋体" w:hAnsi="宋体" w:eastAsia="宋体" w:cs="宋体"/>
          <w:sz w:val="24"/>
          <w:szCs w:val="24"/>
          <w:highlight w:val="yellow"/>
        </w:rPr>
        <w:t>（具体以ERP平台显示</w:t>
      </w:r>
      <w:r>
        <w:rPr>
          <w:rFonts w:hint="eastAsia" w:ascii="宋体" w:hAnsi="宋体" w:eastAsia="宋体" w:cs="宋体"/>
          <w:sz w:val="24"/>
          <w:szCs w:val="24"/>
          <w:highlight w:val="yellow"/>
          <w:lang w:val="en-US" w:eastAsia="zh-CN"/>
        </w:rPr>
        <w:t>的送达</w:t>
      </w:r>
      <w:r>
        <w:rPr>
          <w:rFonts w:hint="eastAsia" w:ascii="宋体" w:hAnsi="宋体" w:eastAsia="宋体" w:cs="宋体"/>
          <w:sz w:val="24"/>
          <w:szCs w:val="24"/>
          <w:highlight w:val="yellow"/>
        </w:rPr>
        <w:t>日期为准），</w:t>
      </w:r>
      <w:r>
        <w:rPr>
          <w:rFonts w:hint="eastAsia" w:ascii="宋体" w:hAnsi="宋体" w:eastAsia="宋体" w:cs="宋体"/>
          <w:sz w:val="24"/>
          <w:szCs w:val="24"/>
          <w:highlight w:val="yellow"/>
          <w:lang w:val="en-US" w:eastAsia="zh-CN"/>
        </w:rPr>
        <w:t>进行</w:t>
      </w:r>
      <w:r>
        <w:rPr>
          <w:rFonts w:hint="eastAsia" w:ascii="宋体" w:hAnsi="宋体" w:eastAsia="宋体" w:cs="宋体"/>
          <w:sz w:val="24"/>
          <w:szCs w:val="24"/>
          <w:highlight w:val="yellow"/>
        </w:rPr>
        <w:t>首款</w:t>
      </w:r>
      <w:r>
        <w:rPr>
          <w:rFonts w:hint="eastAsia" w:ascii="宋体" w:hAnsi="宋体" w:eastAsia="宋体" w:cs="宋体"/>
          <w:sz w:val="24"/>
          <w:szCs w:val="24"/>
          <w:highlight w:val="yellow"/>
          <w:lang w:val="en-US" w:eastAsia="zh-CN"/>
        </w:rPr>
        <w:t>结算</w:t>
      </w:r>
      <w:r>
        <w:rPr>
          <w:rFonts w:hint="eastAsia" w:ascii="宋体" w:hAnsi="宋体" w:eastAsia="宋体" w:cs="宋体"/>
          <w:sz w:val="24"/>
          <w:szCs w:val="24"/>
          <w:highlight w:val="yellow"/>
        </w:rPr>
        <w:t>，首款计算方式：订单数量×采购价×70%。</w:t>
      </w:r>
    </w:p>
    <w:p w14:paraId="0A783414">
      <w:pPr>
        <w:numPr>
          <w:ilvl w:val="2"/>
          <w:numId w:val="2"/>
        </w:numPr>
        <w:spacing w:line="400" w:lineRule="exact"/>
        <w:ind w:left="1260" w:leftChars="0" w:hanging="420" w:firstLineChars="0"/>
        <w:rPr>
          <w:rFonts w:hint="eastAsia" w:ascii="宋体" w:hAnsi="宋体" w:eastAsia="宋体" w:cs="宋体"/>
          <w:color w:val="auto"/>
          <w:sz w:val="24"/>
          <w:szCs w:val="24"/>
          <w:highlight w:val="yellow"/>
          <w:lang w:val="en-US" w:eastAsia="zh-CN"/>
        </w:rPr>
      </w:pPr>
      <w:r>
        <w:rPr>
          <w:rFonts w:hint="eastAsia" w:ascii="宋体" w:hAnsi="宋体" w:eastAsia="宋体" w:cs="宋体"/>
          <w:color w:val="auto"/>
          <w:sz w:val="24"/>
          <w:szCs w:val="24"/>
          <w:highlight w:val="yellow"/>
          <w:lang w:val="en-US" w:eastAsia="zh-CN"/>
        </w:rPr>
        <w:t>尾款：根据亚马逊VC平台销售报表数据（商品销量、销售额、库存数据等）统计销售情况，</w:t>
      </w:r>
      <w:commentRangeStart w:id="1"/>
      <w:r>
        <w:rPr>
          <w:rFonts w:hint="eastAsia" w:ascii="宋体" w:hAnsi="宋体" w:eastAsia="宋体" w:cs="宋体"/>
          <w:color w:val="auto"/>
          <w:sz w:val="24"/>
          <w:szCs w:val="24"/>
          <w:highlight w:val="yellow"/>
          <w:lang w:val="en-US" w:eastAsia="zh-CN"/>
        </w:rPr>
        <w:t>按结算周期内实际的商品销量</w:t>
      </w:r>
      <w:ins w:id="0" w:author="Linyang" w:date="2026-01-09T14:58:14Z">
        <w:r>
          <w:rPr>
            <w:rFonts w:hint="eastAsia" w:ascii="宋体" w:hAnsi="宋体" w:eastAsia="宋体" w:cs="宋体"/>
            <w:color w:val="FF0000"/>
            <w:sz w:val="24"/>
            <w:szCs w:val="24"/>
            <w:highlight w:val="yellow"/>
            <w:lang w:val="en-US" w:eastAsia="zh-CN"/>
          </w:rPr>
          <w:t>（</w:t>
        </w:r>
      </w:ins>
      <w:ins w:id="1" w:author="Linyang" w:date="2026-01-09T14:58:15Z">
        <w:r>
          <w:rPr>
            <w:rFonts w:hint="eastAsia" w:ascii="宋体" w:hAnsi="宋体" w:eastAsia="宋体" w:cs="宋体"/>
            <w:color w:val="FF0000"/>
            <w:sz w:val="24"/>
            <w:szCs w:val="24"/>
            <w:highlight w:val="yellow"/>
            <w:lang w:val="en-US" w:eastAsia="zh-CN"/>
          </w:rPr>
          <w:t>不含</w:t>
        </w:r>
      </w:ins>
      <w:ins w:id="2" w:author="Linyang" w:date="2026-01-09T14:58:19Z">
        <w:r>
          <w:rPr>
            <w:rFonts w:hint="eastAsia" w:ascii="宋体" w:hAnsi="宋体" w:eastAsia="宋体" w:cs="宋体"/>
            <w:color w:val="FF0000"/>
            <w:sz w:val="24"/>
            <w:szCs w:val="24"/>
            <w:highlight w:val="yellow"/>
            <w:lang w:val="en-US" w:eastAsia="zh-CN"/>
          </w:rPr>
          <w:t>退货数量</w:t>
        </w:r>
      </w:ins>
      <w:ins w:id="3" w:author="Linyang" w:date="2026-01-09T14:58:20Z">
        <w:r>
          <w:rPr>
            <w:rFonts w:hint="eastAsia" w:ascii="宋体" w:hAnsi="宋体" w:eastAsia="宋体" w:cs="宋体"/>
            <w:color w:val="FF0000"/>
            <w:sz w:val="24"/>
            <w:szCs w:val="24"/>
            <w:highlight w:val="yellow"/>
            <w:lang w:val="en-US" w:eastAsia="zh-CN"/>
          </w:rPr>
          <w:t>）</w:t>
        </w:r>
      </w:ins>
      <w:r>
        <w:rPr>
          <w:rFonts w:hint="eastAsia" w:ascii="宋体" w:hAnsi="宋体" w:eastAsia="宋体" w:cs="宋体"/>
          <w:color w:val="auto"/>
          <w:sz w:val="24"/>
          <w:szCs w:val="24"/>
          <w:highlight w:val="yellow"/>
          <w:lang w:val="en-US" w:eastAsia="zh-CN"/>
        </w:rPr>
        <w:t>结算尾款</w:t>
      </w:r>
      <w:commentRangeEnd w:id="1"/>
      <w:r>
        <w:commentReference w:id="1"/>
      </w:r>
      <w:r>
        <w:rPr>
          <w:rFonts w:hint="eastAsia" w:ascii="宋体" w:hAnsi="宋体" w:eastAsia="宋体" w:cs="宋体"/>
          <w:color w:val="auto"/>
          <w:sz w:val="24"/>
          <w:szCs w:val="24"/>
          <w:highlight w:val="yellow"/>
          <w:lang w:val="en-US" w:eastAsia="zh-CN"/>
        </w:rPr>
        <w:t>，尾款计算方式：实际销售数量×采购价×30%。</w:t>
      </w:r>
    </w:p>
    <w:p w14:paraId="0DBCBF58">
      <w:pPr>
        <w:numPr>
          <w:ilvl w:val="-1"/>
          <w:numId w:val="0"/>
        </w:numPr>
        <w:spacing w:line="400" w:lineRule="exact"/>
        <w:ind w:left="840" w:firstLine="0"/>
        <w:rPr>
          <w:rFonts w:hint="default" w:ascii="宋体" w:hAnsi="宋体" w:eastAsia="宋体" w:cs="宋体"/>
          <w:sz w:val="24"/>
          <w:szCs w:val="24"/>
          <w:highlight w:val="yellow"/>
          <w:lang w:val="en-US"/>
        </w:rPr>
      </w:pPr>
      <w:r>
        <w:rPr>
          <w:rFonts w:hint="eastAsia" w:ascii="宋体" w:hAnsi="宋体" w:eastAsia="宋体" w:cs="宋体"/>
          <w:sz w:val="24"/>
          <w:szCs w:val="24"/>
          <w:highlight w:val="yellow"/>
          <w:lang w:val="en-US" w:eastAsia="zh-CN"/>
        </w:rPr>
        <w:t>注：结算时间≠出账单时间≠付款时间。结算时间指的是“T+30”等结算周期中T开始的时间，出账单时间指的是甲方下发月度账单的时间（该时间因结算周期不同而不同），付款时间指的是甲方向乙方支付货款的时间（通常为每周四、遇节假日顺延至节后复工的第一个工作日）。</w:t>
      </w:r>
    </w:p>
    <w:p w14:paraId="7A184929">
      <w:pPr>
        <w:numPr>
          <w:ilvl w:val="1"/>
          <w:numId w:val="2"/>
        </w:numPr>
        <w:spacing w:line="400" w:lineRule="exact"/>
        <w:ind w:left="840" w:leftChars="0" w:hanging="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乙方应付费用类别：</w:t>
      </w:r>
    </w:p>
    <w:p w14:paraId="031E921C">
      <w:pPr>
        <w:numPr>
          <w:ilvl w:val="2"/>
          <w:numId w:val="2"/>
        </w:numPr>
        <w:spacing w:line="400" w:lineRule="exact"/>
        <w:rPr>
          <w:rFonts w:ascii="宋体" w:hAnsi="宋体" w:eastAsia="宋体" w:cs="宋体"/>
          <w:sz w:val="24"/>
          <w:szCs w:val="24"/>
          <w:highlight w:val="none"/>
        </w:rPr>
      </w:pPr>
      <w:r>
        <w:rPr>
          <w:rFonts w:hint="eastAsia" w:ascii="宋体" w:hAnsi="宋体" w:eastAsia="宋体" w:cs="宋体"/>
          <w:sz w:val="24"/>
          <w:szCs w:val="24"/>
          <w:highlight w:val="none"/>
        </w:rPr>
        <w:t>乙方应付功能服务费（高级描述功能等，若有）、平台服务费（若有）、</w:t>
      </w:r>
      <w:r>
        <w:rPr>
          <w:rFonts w:hint="eastAsia" w:ascii="宋体" w:hAnsi="宋体" w:eastAsia="宋体" w:cs="宋体"/>
          <w:sz w:val="24"/>
          <w:szCs w:val="24"/>
          <w:highlight w:val="none"/>
          <w:lang w:val="en-US" w:eastAsia="zh-CN"/>
        </w:rPr>
        <w:t>推广</w:t>
      </w:r>
      <w:r>
        <w:rPr>
          <w:rFonts w:hint="eastAsia" w:ascii="宋体" w:hAnsi="宋体" w:eastAsia="宋体" w:cs="宋体"/>
          <w:sz w:val="24"/>
          <w:szCs w:val="24"/>
          <w:highlight w:val="none"/>
        </w:rPr>
        <w:t>费用（Coupon、BD</w:t>
      </w:r>
      <w:r>
        <w:rPr>
          <w:rFonts w:hint="eastAsia" w:ascii="宋体" w:hAnsi="宋体" w:eastAsia="宋体" w:cs="宋体"/>
          <w:sz w:val="24"/>
          <w:szCs w:val="24"/>
          <w:highlight w:val="none"/>
          <w:lang w:eastAsia="zh-CN"/>
        </w:rPr>
        <w:t>、</w:t>
      </w:r>
      <w:r>
        <w:rPr>
          <w:rFonts w:hint="eastAsia" w:ascii="宋体" w:hAnsi="宋体" w:eastAsia="宋体" w:cs="宋体"/>
          <w:sz w:val="24"/>
          <w:szCs w:val="24"/>
          <w:highlight w:val="none"/>
          <w:lang w:val="en-US" w:eastAsia="zh-CN"/>
        </w:rPr>
        <w:t>货款划拨的广告费用</w:t>
      </w:r>
      <w:r>
        <w:rPr>
          <w:rFonts w:hint="eastAsia" w:ascii="宋体" w:hAnsi="宋体" w:eastAsia="宋体" w:cs="宋体"/>
          <w:sz w:val="24"/>
          <w:szCs w:val="24"/>
          <w:highlight w:val="none"/>
        </w:rPr>
        <w:t>等，若有）、仓储服务费（以ERP系统对账单为准）等</w:t>
      </w:r>
      <w:r>
        <w:rPr>
          <w:rFonts w:hint="eastAsia" w:ascii="宋体" w:hAnsi="宋体" w:eastAsia="宋体" w:cs="宋体"/>
          <w:sz w:val="24"/>
          <w:szCs w:val="24"/>
          <w:highlight w:val="none"/>
          <w:lang w:eastAsia="zh-CN"/>
        </w:rPr>
        <w:t>。</w:t>
      </w:r>
    </w:p>
    <w:p w14:paraId="2DBE5E58">
      <w:pPr>
        <w:numPr>
          <w:ilvl w:val="2"/>
          <w:numId w:val="2"/>
        </w:numPr>
        <w:spacing w:line="400" w:lineRule="exact"/>
        <w:ind w:left="1260" w:leftChars="0" w:hanging="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平台服务费=（首期款+尾款）×n%平台服务费率【n对应平台服务费率为：T+30：2%；T+60：1%；T+90：0%】。</w:t>
      </w:r>
    </w:p>
    <w:p w14:paraId="674C0BB0">
      <w:pPr>
        <w:numPr>
          <w:ilvl w:val="1"/>
          <w:numId w:val="2"/>
        </w:numPr>
        <w:spacing w:line="400" w:lineRule="exact"/>
        <w:ind w:left="840" w:leftChars="0" w:hanging="420" w:firstLineChars="0"/>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支付方式：</w:t>
      </w:r>
    </w:p>
    <w:p w14:paraId="707F7022">
      <w:pPr>
        <w:numPr>
          <w:ilvl w:val="2"/>
          <w:numId w:val="2"/>
        </w:numPr>
        <w:spacing w:line="400" w:lineRule="exact"/>
        <w:ind w:left="1260" w:leftChars="0" w:hanging="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本协议项下计价和结算货币为</w:t>
      </w:r>
      <w:r>
        <w:rPr>
          <w:rFonts w:hint="eastAsia" w:ascii="宋体" w:hAnsi="宋体" w:eastAsia="宋体" w:cs="宋体"/>
          <w:color w:val="auto"/>
          <w:sz w:val="24"/>
          <w:szCs w:val="24"/>
          <w:highlight w:val="none"/>
          <w:u w:val="single"/>
          <w:lang w:val="en-US" w:eastAsia="zh-CN"/>
        </w:rPr>
        <w:t>美元</w:t>
      </w:r>
      <w:r>
        <w:rPr>
          <w:rFonts w:hint="eastAsia" w:ascii="宋体" w:hAnsi="宋体" w:eastAsia="宋体" w:cs="宋体"/>
          <w:color w:val="auto"/>
          <w:sz w:val="24"/>
          <w:szCs w:val="24"/>
          <w:highlight w:val="none"/>
          <w:lang w:val="en-US" w:eastAsia="zh-CN"/>
        </w:rPr>
        <w:t>，付款方式为</w:t>
      </w:r>
      <w:r>
        <w:rPr>
          <w:rFonts w:hint="eastAsia" w:ascii="宋体" w:hAnsi="宋体" w:eastAsia="宋体" w:cs="宋体"/>
          <w:color w:val="auto"/>
          <w:sz w:val="24"/>
          <w:szCs w:val="24"/>
          <w:highlight w:val="none"/>
          <w:u w:val="single"/>
          <w:lang w:val="en-US" w:eastAsia="zh-CN"/>
        </w:rPr>
        <w:t>电汇</w:t>
      </w:r>
      <w:r>
        <w:rPr>
          <w:rFonts w:hint="eastAsia" w:ascii="宋体" w:hAnsi="宋体" w:eastAsia="宋体" w:cs="宋体"/>
          <w:color w:val="auto"/>
          <w:sz w:val="24"/>
          <w:szCs w:val="24"/>
          <w:highlight w:val="none"/>
          <w:lang w:val="en-US" w:eastAsia="zh-CN"/>
        </w:rPr>
        <w:t>。甲乙双方在约定对账日对货款金额及各项服务费进行结算。甲方向乙方支付应付（剩余）款项时，有权提前扣除各项服务费。</w:t>
      </w:r>
    </w:p>
    <w:p w14:paraId="5CBD4EA2">
      <w:pPr>
        <w:numPr>
          <w:ilvl w:val="2"/>
          <w:numId w:val="2"/>
        </w:numPr>
        <w:spacing w:line="400" w:lineRule="exact"/>
        <w:ind w:left="1260" w:leftChars="0" w:hanging="420" w:firstLineChars="0"/>
        <w:rPr>
          <w:ins w:id="4" w:author="Linyang" w:date="2026-01-09T14:48:34Z"/>
          <w:rFonts w:hint="eastAsia" w:ascii="宋体" w:hAnsi="宋体" w:eastAsia="宋体" w:cs="宋体"/>
          <w:color w:val="auto"/>
          <w:sz w:val="24"/>
          <w:szCs w:val="24"/>
          <w:highlight w:val="yellow"/>
          <w:lang w:val="en-US" w:eastAsia="zh-CN"/>
        </w:rPr>
      </w:pPr>
      <w:r>
        <w:rPr>
          <w:rFonts w:hint="eastAsia" w:ascii="宋体" w:hAnsi="宋体" w:eastAsia="宋体" w:cs="宋体"/>
          <w:color w:val="auto"/>
          <w:sz w:val="24"/>
          <w:szCs w:val="24"/>
          <w:highlight w:val="none"/>
          <w:lang w:val="en-US" w:eastAsia="zh-CN"/>
        </w:rPr>
        <w:t>甲乙双方于每月☑10、25日/□10日对上月货款及各项服务费</w:t>
      </w:r>
      <w:ins w:id="5" w:author="Linyang" w:date="2026-01-09T14:47:14Z">
        <w:r>
          <w:rPr>
            <w:rFonts w:hint="eastAsia" w:ascii="宋体" w:hAnsi="宋体" w:eastAsia="宋体" w:cs="宋体"/>
            <w:color w:val="auto"/>
            <w:sz w:val="24"/>
            <w:szCs w:val="24"/>
            <w:highlight w:val="yellow"/>
            <w:lang w:val="en-US" w:eastAsia="zh-CN"/>
          </w:rPr>
          <w:t>完成</w:t>
        </w:r>
      </w:ins>
      <w:ins w:id="6" w:author="Linyang" w:date="2026-01-09T14:47:15Z">
        <w:r>
          <w:rPr>
            <w:rFonts w:hint="eastAsia" w:ascii="宋体" w:hAnsi="宋体" w:eastAsia="宋体" w:cs="宋体"/>
            <w:color w:val="auto"/>
            <w:sz w:val="24"/>
            <w:szCs w:val="24"/>
            <w:highlight w:val="yellow"/>
            <w:lang w:val="en-US" w:eastAsia="zh-CN"/>
          </w:rPr>
          <w:t>结算和</w:t>
        </w:r>
      </w:ins>
      <w:ins w:id="7" w:author="Linyang" w:date="2026-01-09T14:47:16Z">
        <w:r>
          <w:rPr>
            <w:rFonts w:hint="eastAsia" w:ascii="宋体" w:hAnsi="宋体" w:eastAsia="宋体" w:cs="宋体"/>
            <w:color w:val="auto"/>
            <w:sz w:val="24"/>
            <w:szCs w:val="24"/>
            <w:highlight w:val="yellow"/>
            <w:lang w:val="en-US" w:eastAsia="zh-CN"/>
          </w:rPr>
          <w:t>下发</w:t>
        </w:r>
      </w:ins>
      <w:ins w:id="8" w:author="Linyang" w:date="2026-01-09T14:47:17Z">
        <w:r>
          <w:rPr>
            <w:rFonts w:hint="eastAsia" w:ascii="宋体" w:hAnsi="宋体" w:eastAsia="宋体" w:cs="宋体"/>
            <w:color w:val="auto"/>
            <w:sz w:val="24"/>
            <w:szCs w:val="24"/>
            <w:highlight w:val="yellow"/>
            <w:lang w:val="en-US" w:eastAsia="zh-CN"/>
          </w:rPr>
          <w:t>账单</w:t>
        </w:r>
      </w:ins>
      <w:r>
        <w:rPr>
          <w:rFonts w:hint="eastAsia" w:ascii="宋体" w:hAnsi="宋体" w:eastAsia="宋体" w:cs="宋体"/>
          <w:color w:val="auto"/>
          <w:sz w:val="24"/>
          <w:szCs w:val="24"/>
          <w:highlight w:val="yellow"/>
          <w:lang w:val="en-US" w:eastAsia="zh-CN"/>
        </w:rPr>
        <w:t>。</w:t>
      </w:r>
    </w:p>
    <w:p w14:paraId="7F3989B4">
      <w:pPr>
        <w:numPr>
          <w:ilvl w:val="2"/>
          <w:numId w:val="2"/>
        </w:numPr>
        <w:spacing w:line="400" w:lineRule="exact"/>
        <w:ind w:left="1260" w:leftChars="0" w:hanging="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yellow"/>
          <w:lang w:val="en-US" w:eastAsia="zh-CN"/>
        </w:rPr>
        <w:t>乙方</w:t>
      </w:r>
      <w:ins w:id="9" w:author="Linyang" w:date="2026-01-09T14:47:44Z">
        <w:r>
          <w:rPr>
            <w:rFonts w:hint="eastAsia" w:ascii="宋体" w:hAnsi="宋体" w:eastAsia="宋体" w:cs="宋体"/>
            <w:color w:val="auto"/>
            <w:sz w:val="24"/>
            <w:szCs w:val="24"/>
            <w:highlight w:val="yellow"/>
            <w:lang w:val="en-US" w:eastAsia="zh-CN"/>
          </w:rPr>
          <w:t>需要</w:t>
        </w:r>
      </w:ins>
      <w:r>
        <w:rPr>
          <w:rFonts w:hint="eastAsia" w:ascii="宋体" w:hAnsi="宋体" w:eastAsia="宋体" w:cs="宋体"/>
          <w:color w:val="auto"/>
          <w:sz w:val="24"/>
          <w:szCs w:val="24"/>
          <w:highlight w:val="yellow"/>
          <w:lang w:val="en-US" w:eastAsia="zh-CN"/>
        </w:rPr>
        <w:t>在甲方对账单出具</w:t>
      </w:r>
      <w:ins w:id="10" w:author="Linyang" w:date="2026-01-09T14:47:49Z">
        <w:r>
          <w:rPr>
            <w:rFonts w:hint="eastAsia" w:ascii="宋体" w:hAnsi="宋体" w:eastAsia="宋体" w:cs="宋体"/>
            <w:color w:val="auto"/>
            <w:sz w:val="24"/>
            <w:szCs w:val="24"/>
            <w:highlight w:val="yellow"/>
            <w:lang w:val="en-US" w:eastAsia="zh-CN"/>
          </w:rPr>
          <w:t>后</w:t>
        </w:r>
      </w:ins>
      <w:r>
        <w:rPr>
          <w:rFonts w:hint="eastAsia" w:ascii="宋体" w:hAnsi="宋体" w:eastAsia="宋体" w:cs="宋体"/>
          <w:color w:val="auto"/>
          <w:sz w:val="24"/>
          <w:szCs w:val="24"/>
          <w:highlight w:val="yellow"/>
          <w:lang w:val="en-US" w:eastAsia="zh-CN"/>
        </w:rPr>
        <w:t>5日内</w:t>
      </w:r>
      <w:ins w:id="11" w:author="Linyang" w:date="2026-01-09T14:49:18Z">
        <w:r>
          <w:rPr>
            <w:rFonts w:hint="eastAsia" w:ascii="宋体" w:hAnsi="宋体" w:eastAsia="宋体" w:cs="宋体"/>
            <w:color w:val="auto"/>
            <w:sz w:val="24"/>
            <w:szCs w:val="24"/>
            <w:highlight w:val="yellow"/>
            <w:lang w:val="en-US" w:eastAsia="zh-CN"/>
          </w:rPr>
          <w:t>完成</w:t>
        </w:r>
      </w:ins>
      <w:ins w:id="12" w:author="Linyang" w:date="2026-01-09T14:49:20Z">
        <w:r>
          <w:rPr>
            <w:rFonts w:hint="eastAsia" w:ascii="宋体" w:hAnsi="宋体" w:eastAsia="宋体" w:cs="宋体"/>
            <w:color w:val="auto"/>
            <w:sz w:val="24"/>
            <w:szCs w:val="24"/>
            <w:highlight w:val="yellow"/>
            <w:lang w:val="en-US" w:eastAsia="zh-CN"/>
          </w:rPr>
          <w:t>账单</w:t>
        </w:r>
      </w:ins>
      <w:ins w:id="13" w:author="Linyang" w:date="2026-01-09T14:49:21Z">
        <w:r>
          <w:rPr>
            <w:rFonts w:hint="eastAsia" w:ascii="宋体" w:hAnsi="宋体" w:eastAsia="宋体" w:cs="宋体"/>
            <w:color w:val="auto"/>
            <w:sz w:val="24"/>
            <w:szCs w:val="24"/>
            <w:highlight w:val="yellow"/>
            <w:lang w:val="en-US" w:eastAsia="zh-CN"/>
          </w:rPr>
          <w:t>核对</w:t>
        </w:r>
      </w:ins>
      <w:ins w:id="14" w:author="Linyang" w:date="2026-01-09T14:49:26Z">
        <w:r>
          <w:rPr>
            <w:rFonts w:hint="eastAsia" w:ascii="宋体" w:hAnsi="宋体" w:eastAsia="宋体" w:cs="宋体"/>
            <w:color w:val="auto"/>
            <w:sz w:val="24"/>
            <w:szCs w:val="24"/>
            <w:highlight w:val="yellow"/>
            <w:lang w:val="en-US" w:eastAsia="zh-CN"/>
          </w:rPr>
          <w:t>并</w:t>
        </w:r>
      </w:ins>
      <w:r>
        <w:rPr>
          <w:rFonts w:hint="eastAsia" w:ascii="宋体" w:hAnsi="宋体" w:eastAsia="宋体" w:cs="宋体"/>
          <w:color w:val="auto"/>
          <w:sz w:val="24"/>
          <w:szCs w:val="24"/>
          <w:highlight w:val="yellow"/>
          <w:lang w:val="en-US" w:eastAsia="zh-CN"/>
        </w:rPr>
        <w:t>向甲方开具回执单</w:t>
      </w:r>
      <w:r>
        <w:rPr>
          <w:rFonts w:hint="eastAsia" w:ascii="宋体" w:hAnsi="宋体" w:eastAsia="宋体" w:cs="宋体"/>
          <w:color w:val="auto"/>
          <w:sz w:val="24"/>
          <w:szCs w:val="24"/>
          <w:highlight w:val="none"/>
          <w:lang w:val="en-US" w:eastAsia="zh-CN"/>
        </w:rPr>
        <w:t>，甲方在收到回执单后在</w:t>
      </w:r>
      <w:r>
        <w:rPr>
          <w:rFonts w:hint="eastAsia" w:ascii="宋体" w:hAnsi="宋体" w:eastAsia="宋体" w:cs="宋体"/>
          <w:color w:val="000000"/>
          <w:sz w:val="24"/>
          <w:szCs w:val="24"/>
          <w:highlight w:val="none"/>
          <w:lang w:val="en-US" w:eastAsia="zh-CN"/>
        </w:rPr>
        <w:t>计划付款日</w:t>
      </w:r>
      <w:r>
        <w:rPr>
          <w:rFonts w:hint="eastAsia" w:ascii="宋体" w:hAnsi="宋体" w:eastAsia="宋体" w:cs="宋体"/>
          <w:color w:val="auto"/>
          <w:sz w:val="24"/>
          <w:szCs w:val="24"/>
          <w:highlight w:val="none"/>
          <w:lang w:val="en-US" w:eastAsia="zh-CN"/>
        </w:rPr>
        <w:t>【以ERP系统为准】向乙方付款；</w:t>
      </w:r>
      <w:r>
        <w:rPr>
          <w:rFonts w:hint="eastAsia" w:ascii="宋体" w:hAnsi="宋体" w:eastAsia="宋体" w:cs="宋体"/>
          <w:color w:val="000000"/>
          <w:sz w:val="24"/>
          <w:szCs w:val="24"/>
          <w:highlight w:val="none"/>
          <w:lang w:val="en-US" w:eastAsia="zh-CN"/>
        </w:rPr>
        <w:t>若遇法定节假日，则计划付款日顺延至节假日后第一个工作日。</w:t>
      </w:r>
      <w:ins w:id="15" w:author="Linyang" w:date="2026-01-09T14:49:31Z">
        <w:commentRangeStart w:id="2"/>
        <w:r>
          <w:rPr>
            <w:rFonts w:hint="eastAsia" w:ascii="宋体" w:hAnsi="宋体" w:eastAsia="宋体" w:cs="宋体"/>
            <w:color w:val="000000"/>
            <w:sz w:val="24"/>
            <w:szCs w:val="24"/>
            <w:highlight w:val="yellow"/>
            <w:lang w:val="en-US" w:eastAsia="zh-CN"/>
          </w:rPr>
          <w:t>若乙方</w:t>
        </w:r>
      </w:ins>
      <w:ins w:id="16" w:author="Linyang" w:date="2026-01-09T14:49:39Z">
        <w:r>
          <w:rPr>
            <w:rFonts w:hint="eastAsia" w:ascii="宋体" w:hAnsi="宋体" w:eastAsia="宋体" w:cs="宋体"/>
            <w:color w:val="000000"/>
            <w:sz w:val="24"/>
            <w:szCs w:val="24"/>
            <w:highlight w:val="yellow"/>
            <w:lang w:val="en-US" w:eastAsia="zh-CN"/>
          </w:rPr>
          <w:t>对</w:t>
        </w:r>
      </w:ins>
      <w:ins w:id="17" w:author="Linyang" w:date="2026-01-09T14:49:43Z">
        <w:r>
          <w:rPr>
            <w:rFonts w:hint="eastAsia" w:ascii="宋体" w:hAnsi="宋体" w:eastAsia="宋体" w:cs="宋体"/>
            <w:color w:val="000000"/>
            <w:sz w:val="24"/>
            <w:szCs w:val="24"/>
            <w:highlight w:val="yellow"/>
            <w:lang w:val="en-US" w:eastAsia="zh-CN"/>
          </w:rPr>
          <w:t>账单内</w:t>
        </w:r>
      </w:ins>
      <w:ins w:id="18" w:author="Linyang" w:date="2026-01-09T14:49:47Z">
        <w:r>
          <w:rPr>
            <w:rFonts w:hint="eastAsia" w:ascii="宋体" w:hAnsi="宋体" w:eastAsia="宋体" w:cs="宋体"/>
            <w:color w:val="000000"/>
            <w:sz w:val="24"/>
            <w:szCs w:val="24"/>
            <w:highlight w:val="yellow"/>
            <w:lang w:val="en-US" w:eastAsia="zh-CN"/>
          </w:rPr>
          <w:t>款项和</w:t>
        </w:r>
      </w:ins>
      <w:ins w:id="19" w:author="Linyang" w:date="2026-01-09T14:49:49Z">
        <w:r>
          <w:rPr>
            <w:rFonts w:hint="eastAsia" w:ascii="宋体" w:hAnsi="宋体" w:eastAsia="宋体" w:cs="宋体"/>
            <w:color w:val="000000"/>
            <w:sz w:val="24"/>
            <w:szCs w:val="24"/>
            <w:highlight w:val="yellow"/>
            <w:lang w:val="en-US" w:eastAsia="zh-CN"/>
          </w:rPr>
          <w:t>金额有</w:t>
        </w:r>
      </w:ins>
      <w:ins w:id="20" w:author="Linyang" w:date="2026-01-09T14:49:54Z">
        <w:r>
          <w:rPr>
            <w:rFonts w:hint="eastAsia" w:ascii="宋体" w:hAnsi="宋体" w:eastAsia="宋体" w:cs="宋体"/>
            <w:color w:val="000000"/>
            <w:sz w:val="24"/>
            <w:szCs w:val="24"/>
            <w:highlight w:val="yellow"/>
            <w:lang w:val="en-US" w:eastAsia="zh-CN"/>
          </w:rPr>
          <w:t>异议，</w:t>
        </w:r>
      </w:ins>
      <w:ins w:id="21" w:author="Linyang" w:date="2026-01-09T14:49:59Z">
        <w:r>
          <w:rPr>
            <w:rFonts w:hint="eastAsia" w:ascii="宋体" w:hAnsi="宋体" w:eastAsia="宋体" w:cs="宋体"/>
            <w:color w:val="000000"/>
            <w:sz w:val="24"/>
            <w:szCs w:val="24"/>
            <w:highlight w:val="yellow"/>
            <w:lang w:val="en-US" w:eastAsia="zh-CN"/>
          </w:rPr>
          <w:t>可</w:t>
        </w:r>
      </w:ins>
      <w:ins w:id="22" w:author="Linyang" w:date="2026-01-09T14:50:02Z">
        <w:r>
          <w:rPr>
            <w:rFonts w:hint="eastAsia" w:ascii="宋体" w:hAnsi="宋体" w:eastAsia="宋体" w:cs="宋体"/>
            <w:color w:val="000000"/>
            <w:sz w:val="24"/>
            <w:szCs w:val="24"/>
            <w:highlight w:val="yellow"/>
            <w:lang w:val="en-US" w:eastAsia="zh-CN"/>
          </w:rPr>
          <w:t>在</w:t>
        </w:r>
      </w:ins>
      <w:ins w:id="23" w:author="Linyang" w:date="2026-01-09T14:50:03Z">
        <w:r>
          <w:rPr>
            <w:rFonts w:hint="eastAsia" w:ascii="宋体" w:hAnsi="宋体" w:eastAsia="宋体" w:cs="宋体"/>
            <w:color w:val="000000"/>
            <w:sz w:val="24"/>
            <w:szCs w:val="24"/>
            <w:highlight w:val="yellow"/>
            <w:lang w:val="en-US" w:eastAsia="zh-CN"/>
          </w:rPr>
          <w:t>ERP</w:t>
        </w:r>
      </w:ins>
      <w:ins w:id="24" w:author="Linyang" w:date="2026-01-09T14:50:08Z">
        <w:r>
          <w:rPr>
            <w:rFonts w:hint="eastAsia" w:ascii="宋体" w:hAnsi="宋体" w:eastAsia="宋体" w:cs="宋体"/>
            <w:color w:val="000000"/>
            <w:sz w:val="24"/>
            <w:szCs w:val="24"/>
            <w:highlight w:val="yellow"/>
            <w:lang w:val="en-US" w:eastAsia="zh-CN"/>
          </w:rPr>
          <w:t>系统</w:t>
        </w:r>
      </w:ins>
      <w:ins w:id="25" w:author="Linyang" w:date="2026-01-09T14:50:10Z">
        <w:r>
          <w:rPr>
            <w:rFonts w:hint="eastAsia" w:ascii="宋体" w:hAnsi="宋体" w:eastAsia="宋体" w:cs="宋体"/>
            <w:color w:val="000000"/>
            <w:sz w:val="24"/>
            <w:szCs w:val="24"/>
            <w:highlight w:val="yellow"/>
            <w:lang w:val="en-US" w:eastAsia="zh-CN"/>
          </w:rPr>
          <w:t>提交</w:t>
        </w:r>
      </w:ins>
      <w:ins w:id="26" w:author="Linyang" w:date="2026-01-09T14:50:11Z">
        <w:r>
          <w:rPr>
            <w:rFonts w:hint="eastAsia" w:ascii="宋体" w:hAnsi="宋体" w:eastAsia="宋体" w:cs="宋体"/>
            <w:color w:val="000000"/>
            <w:sz w:val="24"/>
            <w:szCs w:val="24"/>
            <w:highlight w:val="yellow"/>
            <w:lang w:val="en-US" w:eastAsia="zh-CN"/>
          </w:rPr>
          <w:t>账单</w:t>
        </w:r>
      </w:ins>
      <w:ins w:id="27" w:author="Linyang" w:date="2026-01-09T14:50:12Z">
        <w:r>
          <w:rPr>
            <w:rFonts w:hint="eastAsia" w:ascii="宋体" w:hAnsi="宋体" w:eastAsia="宋体" w:cs="宋体"/>
            <w:color w:val="000000"/>
            <w:sz w:val="24"/>
            <w:szCs w:val="24"/>
            <w:highlight w:val="yellow"/>
            <w:lang w:val="en-US" w:eastAsia="zh-CN"/>
          </w:rPr>
          <w:t>申诉，</w:t>
        </w:r>
      </w:ins>
      <w:ins w:id="28" w:author="Linyang" w:date="2026-01-09T14:50:16Z">
        <w:r>
          <w:rPr>
            <w:rFonts w:hint="eastAsia" w:ascii="宋体" w:hAnsi="宋体" w:eastAsia="宋体" w:cs="宋体"/>
            <w:color w:val="000000"/>
            <w:sz w:val="24"/>
            <w:szCs w:val="24"/>
            <w:highlight w:val="yellow"/>
            <w:lang w:val="en-US" w:eastAsia="zh-CN"/>
          </w:rPr>
          <w:t>甲方</w:t>
        </w:r>
      </w:ins>
      <w:ins w:id="29" w:author="Linyang" w:date="2026-01-09T14:50:23Z">
        <w:r>
          <w:rPr>
            <w:rFonts w:hint="eastAsia" w:ascii="宋体" w:hAnsi="宋体" w:eastAsia="宋体" w:cs="宋体"/>
            <w:color w:val="000000"/>
            <w:sz w:val="24"/>
            <w:szCs w:val="24"/>
            <w:highlight w:val="yellow"/>
            <w:lang w:val="en-US" w:eastAsia="zh-CN"/>
          </w:rPr>
          <w:t>接收到</w:t>
        </w:r>
      </w:ins>
      <w:ins w:id="30" w:author="Linyang" w:date="2026-01-09T14:50:24Z">
        <w:r>
          <w:rPr>
            <w:rFonts w:hint="eastAsia" w:ascii="宋体" w:hAnsi="宋体" w:eastAsia="宋体" w:cs="宋体"/>
            <w:color w:val="000000"/>
            <w:sz w:val="24"/>
            <w:szCs w:val="24"/>
            <w:highlight w:val="yellow"/>
            <w:lang w:val="en-US" w:eastAsia="zh-CN"/>
          </w:rPr>
          <w:t>申诉</w:t>
        </w:r>
      </w:ins>
      <w:ins w:id="31" w:author="Linyang" w:date="2026-01-09T14:50:26Z">
        <w:r>
          <w:rPr>
            <w:rFonts w:hint="eastAsia" w:ascii="宋体" w:hAnsi="宋体" w:eastAsia="宋体" w:cs="宋体"/>
            <w:color w:val="000000"/>
            <w:sz w:val="24"/>
            <w:szCs w:val="24"/>
            <w:highlight w:val="yellow"/>
            <w:lang w:val="en-US" w:eastAsia="zh-CN"/>
          </w:rPr>
          <w:t>请求后</w:t>
        </w:r>
      </w:ins>
      <w:ins w:id="32" w:author="Linyang" w:date="2026-01-09T14:57:20Z">
        <w:r>
          <w:rPr>
            <w:rFonts w:hint="eastAsia" w:ascii="宋体" w:hAnsi="宋体" w:eastAsia="宋体" w:cs="宋体"/>
            <w:color w:val="000000"/>
            <w:sz w:val="24"/>
            <w:szCs w:val="24"/>
            <w:highlight w:val="yellow"/>
            <w:lang w:val="en-US" w:eastAsia="zh-CN"/>
          </w:rPr>
          <w:t>将</w:t>
        </w:r>
      </w:ins>
      <w:ins w:id="33" w:author="Linyang" w:date="2026-01-09T14:57:22Z">
        <w:r>
          <w:rPr>
            <w:rFonts w:hint="eastAsia" w:ascii="宋体" w:hAnsi="宋体" w:eastAsia="宋体" w:cs="宋体"/>
            <w:color w:val="000000"/>
            <w:sz w:val="24"/>
            <w:szCs w:val="24"/>
            <w:highlight w:val="yellow"/>
            <w:lang w:val="en-US" w:eastAsia="zh-CN"/>
          </w:rPr>
          <w:t>于</w:t>
        </w:r>
      </w:ins>
      <w:ins w:id="34" w:author="Linyang" w:date="2026-01-09T14:57:25Z">
        <w:r>
          <w:rPr>
            <w:rFonts w:hint="eastAsia" w:ascii="宋体" w:hAnsi="宋体" w:eastAsia="宋体" w:cs="宋体"/>
            <w:color w:val="000000"/>
            <w:sz w:val="24"/>
            <w:szCs w:val="24"/>
            <w:highlight w:val="yellow"/>
            <w:lang w:val="en-US" w:eastAsia="zh-CN"/>
          </w:rPr>
          <w:t>一周内</w:t>
        </w:r>
      </w:ins>
      <w:ins w:id="35" w:author="Linyang" w:date="2026-01-09T14:57:26Z">
        <w:r>
          <w:rPr>
            <w:rFonts w:hint="eastAsia" w:ascii="宋体" w:hAnsi="宋体" w:eastAsia="宋体" w:cs="宋体"/>
            <w:color w:val="000000"/>
            <w:sz w:val="24"/>
            <w:szCs w:val="24"/>
            <w:highlight w:val="yellow"/>
            <w:lang w:val="en-US" w:eastAsia="zh-CN"/>
          </w:rPr>
          <w:t>完成</w:t>
        </w:r>
      </w:ins>
      <w:ins w:id="36" w:author="Linyang" w:date="2026-01-09T14:57:39Z">
        <w:r>
          <w:rPr>
            <w:rFonts w:hint="eastAsia" w:ascii="宋体" w:hAnsi="宋体" w:eastAsia="宋体" w:cs="宋体"/>
            <w:color w:val="000000"/>
            <w:sz w:val="24"/>
            <w:szCs w:val="24"/>
            <w:highlight w:val="yellow"/>
            <w:lang w:val="en-US" w:eastAsia="zh-CN"/>
          </w:rPr>
          <w:t>申诉</w:t>
        </w:r>
      </w:ins>
      <w:ins w:id="37" w:author="Linyang" w:date="2026-01-09T14:57:40Z">
        <w:r>
          <w:rPr>
            <w:rFonts w:hint="eastAsia" w:ascii="宋体" w:hAnsi="宋体" w:eastAsia="宋体" w:cs="宋体"/>
            <w:color w:val="000000"/>
            <w:sz w:val="24"/>
            <w:szCs w:val="24"/>
            <w:highlight w:val="yellow"/>
            <w:lang w:val="en-US" w:eastAsia="zh-CN"/>
          </w:rPr>
          <w:t>处理</w:t>
        </w:r>
      </w:ins>
      <w:ins w:id="38" w:author="Linyang" w:date="2026-01-09T14:57:32Z">
        <w:r>
          <w:rPr>
            <w:rFonts w:hint="eastAsia" w:ascii="宋体" w:hAnsi="宋体" w:eastAsia="宋体" w:cs="宋体"/>
            <w:color w:val="000000"/>
            <w:sz w:val="24"/>
            <w:szCs w:val="24"/>
            <w:highlight w:val="yellow"/>
            <w:lang w:val="en-US" w:eastAsia="zh-CN"/>
          </w:rPr>
          <w:t>并</w:t>
        </w:r>
      </w:ins>
      <w:ins w:id="39" w:author="Linyang" w:date="2026-01-09T14:57:42Z">
        <w:r>
          <w:rPr>
            <w:rFonts w:hint="eastAsia" w:ascii="宋体" w:hAnsi="宋体" w:eastAsia="宋体" w:cs="宋体"/>
            <w:color w:val="000000"/>
            <w:sz w:val="24"/>
            <w:szCs w:val="24"/>
            <w:highlight w:val="yellow"/>
            <w:lang w:val="en-US" w:eastAsia="zh-CN"/>
          </w:rPr>
          <w:t>重新</w:t>
        </w:r>
      </w:ins>
      <w:ins w:id="40" w:author="Linyang" w:date="2026-01-09T14:50:49Z">
        <w:r>
          <w:rPr>
            <w:rFonts w:hint="eastAsia" w:ascii="宋体" w:hAnsi="宋体" w:eastAsia="宋体" w:cs="宋体"/>
            <w:color w:val="000000"/>
            <w:sz w:val="24"/>
            <w:szCs w:val="24"/>
            <w:highlight w:val="yellow"/>
            <w:lang w:val="en-US" w:eastAsia="zh-CN"/>
          </w:rPr>
          <w:t>下发</w:t>
        </w:r>
      </w:ins>
      <w:ins w:id="41" w:author="Linyang" w:date="2026-01-09T14:52:59Z">
        <w:r>
          <w:rPr>
            <w:rFonts w:hint="eastAsia" w:ascii="宋体" w:hAnsi="宋体" w:eastAsia="宋体" w:cs="宋体"/>
            <w:color w:val="000000"/>
            <w:sz w:val="24"/>
            <w:szCs w:val="24"/>
            <w:highlight w:val="yellow"/>
            <w:lang w:val="en-US" w:eastAsia="zh-CN"/>
          </w:rPr>
          <w:t>账单</w:t>
        </w:r>
      </w:ins>
      <w:ins w:id="42" w:author="Linyang" w:date="2026-01-09T14:53:02Z">
        <w:r>
          <w:rPr>
            <w:rFonts w:hint="eastAsia" w:ascii="宋体" w:hAnsi="宋体" w:eastAsia="宋体" w:cs="宋体"/>
            <w:color w:val="000000"/>
            <w:sz w:val="24"/>
            <w:szCs w:val="24"/>
            <w:highlight w:val="yellow"/>
            <w:lang w:val="en-US" w:eastAsia="zh-CN"/>
          </w:rPr>
          <w:t>供</w:t>
        </w:r>
      </w:ins>
      <w:ins w:id="43" w:author="Linyang" w:date="2026-01-09T14:53:03Z">
        <w:r>
          <w:rPr>
            <w:rFonts w:hint="eastAsia" w:ascii="宋体" w:hAnsi="宋体" w:eastAsia="宋体" w:cs="宋体"/>
            <w:color w:val="000000"/>
            <w:sz w:val="24"/>
            <w:szCs w:val="24"/>
            <w:highlight w:val="yellow"/>
            <w:lang w:val="en-US" w:eastAsia="zh-CN"/>
          </w:rPr>
          <w:t>乙方</w:t>
        </w:r>
      </w:ins>
      <w:ins w:id="44" w:author="Linyang" w:date="2026-01-09T14:53:04Z">
        <w:r>
          <w:rPr>
            <w:rFonts w:hint="eastAsia" w:ascii="宋体" w:hAnsi="宋体" w:eastAsia="宋体" w:cs="宋体"/>
            <w:color w:val="000000"/>
            <w:sz w:val="24"/>
            <w:szCs w:val="24"/>
            <w:highlight w:val="yellow"/>
            <w:lang w:val="en-US" w:eastAsia="zh-CN"/>
          </w:rPr>
          <w:t>核对</w:t>
        </w:r>
      </w:ins>
      <w:ins w:id="45" w:author="Linyang" w:date="2026-01-09T14:50:51Z">
        <w:r>
          <w:rPr>
            <w:rFonts w:hint="eastAsia" w:ascii="宋体" w:hAnsi="宋体" w:eastAsia="宋体" w:cs="宋体"/>
            <w:color w:val="000000"/>
            <w:sz w:val="24"/>
            <w:szCs w:val="24"/>
            <w:highlight w:val="yellow"/>
            <w:lang w:val="en-US" w:eastAsia="zh-CN"/>
          </w:rPr>
          <w:t>。</w:t>
        </w:r>
        <w:commentRangeEnd w:id="2"/>
      </w:ins>
      <w:r>
        <w:commentReference w:id="2"/>
      </w:r>
    </w:p>
    <w:p w14:paraId="1E1A79B0">
      <w:pPr>
        <w:numPr>
          <w:ilvl w:val="2"/>
          <w:numId w:val="2"/>
        </w:numPr>
        <w:spacing w:line="400" w:lineRule="exact"/>
        <w:ind w:left="1260" w:leftChars="0" w:hanging="420" w:firstLineChars="0"/>
        <w:rPr>
          <w:rFonts w:hint="eastAsia" w:ascii="宋体" w:hAnsi="宋体" w:eastAsia="宋体" w:cs="宋体"/>
          <w:b w:val="0"/>
          <w:bCs w:val="0"/>
          <w:color w:val="auto"/>
          <w:sz w:val="24"/>
          <w:szCs w:val="24"/>
          <w:highlight w:val="none"/>
          <w:lang w:val="en-US" w:eastAsia="zh-CN"/>
        </w:rPr>
      </w:pPr>
      <w:commentRangeStart w:id="3"/>
      <w:r>
        <w:rPr>
          <w:rFonts w:hint="eastAsia" w:ascii="宋体" w:hAnsi="宋体" w:eastAsia="宋体" w:cs="宋体"/>
          <w:b w:val="0"/>
          <w:bCs w:val="0"/>
          <w:color w:val="auto"/>
          <w:sz w:val="24"/>
          <w:szCs w:val="24"/>
          <w:highlight w:val="none"/>
          <w:lang w:val="en-US" w:eastAsia="zh-CN"/>
        </w:rPr>
        <w:t>乙方指定收款账户</w:t>
      </w:r>
      <w:commentRangeEnd w:id="3"/>
      <w:r>
        <w:commentReference w:id="3"/>
      </w:r>
      <w:r>
        <w:rPr>
          <w:rFonts w:hint="eastAsia" w:ascii="宋体" w:hAnsi="宋体" w:eastAsia="宋体" w:cs="宋体"/>
          <w:b w:val="0"/>
          <w:bCs w:val="0"/>
          <w:color w:val="auto"/>
          <w:sz w:val="24"/>
          <w:szCs w:val="24"/>
          <w:highlight w:val="none"/>
          <w:lang w:val="en-US" w:eastAsia="zh-CN"/>
        </w:rPr>
        <w:t>信息如下：</w:t>
      </w:r>
    </w:p>
    <w:p w14:paraId="7A7C344E">
      <w:pPr>
        <w:numPr>
          <w:ilvl w:val="0"/>
          <w:numId w:val="0"/>
        </w:numPr>
        <w:spacing w:line="400" w:lineRule="exact"/>
        <w:ind w:left="840" w:leftChars="0"/>
        <w:rPr>
          <w:rFonts w:hint="eastAsia" w:ascii="宋体" w:hAnsi="宋体" w:eastAsia="宋体" w:cs="宋体"/>
          <w:b w:val="0"/>
          <w:bCs w:val="0"/>
          <w:color w:val="FF0000"/>
          <w:sz w:val="24"/>
          <w:szCs w:val="24"/>
          <w:highlight w:val="none"/>
          <w:lang w:val="en-US" w:eastAsia="zh-CN"/>
        </w:rPr>
      </w:pPr>
      <w:r>
        <w:rPr>
          <w:rFonts w:hint="eastAsia" w:ascii="宋体" w:hAnsi="宋体" w:eastAsia="宋体" w:cs="宋体"/>
          <w:color w:val="auto"/>
          <w:sz w:val="24"/>
          <w:szCs w:val="24"/>
          <w:highlight w:val="none"/>
          <w:lang w:val="en-US" w:eastAsia="zh-CN"/>
        </w:rPr>
        <w:t>开户行：</w:t>
      </w:r>
      <w:r>
        <w:rPr>
          <w:rFonts w:hint="eastAsia" w:ascii="宋体" w:hAnsi="宋体" w:eastAsia="宋体" w:cs="宋体"/>
          <w:b w:val="0"/>
          <w:bCs w:val="0"/>
          <w:color w:val="FF0000"/>
          <w:sz w:val="24"/>
          <w:szCs w:val="24"/>
          <w:highlight w:val="none"/>
          <w:lang w:val="en-US" w:eastAsia="zh-CN"/>
        </w:rPr>
        <w:t>中国工商银行深圳分行科技园支行</w:t>
      </w:r>
    </w:p>
    <w:p w14:paraId="78CCD11E">
      <w:pPr>
        <w:numPr>
          <w:ilvl w:val="0"/>
          <w:numId w:val="0"/>
        </w:numPr>
        <w:spacing w:line="400" w:lineRule="exact"/>
        <w:ind w:left="840" w:leftChars="0"/>
        <w:rPr>
          <w:rFonts w:hint="eastAsia" w:ascii="宋体" w:hAnsi="宋体" w:eastAsia="宋体" w:cs="宋体"/>
          <w:b w:val="0"/>
          <w:bCs w:val="0"/>
          <w:color w:val="FF0000"/>
          <w:sz w:val="24"/>
          <w:szCs w:val="24"/>
          <w:highlight w:val="none"/>
          <w:lang w:val="en-US" w:eastAsia="zh-CN"/>
        </w:rPr>
      </w:pPr>
      <w:r>
        <w:rPr>
          <w:rFonts w:hint="eastAsia" w:ascii="宋体" w:hAnsi="宋体" w:eastAsia="宋体" w:cs="宋体"/>
          <w:color w:val="auto"/>
          <w:sz w:val="24"/>
          <w:szCs w:val="24"/>
          <w:highlight w:val="none"/>
          <w:lang w:val="en-US" w:eastAsia="zh-CN"/>
        </w:rPr>
        <w:t>账号：</w:t>
      </w:r>
      <w:r>
        <w:rPr>
          <w:rFonts w:hint="eastAsia" w:ascii="宋体" w:hAnsi="宋体" w:eastAsia="宋体" w:cs="宋体"/>
          <w:b w:val="0"/>
          <w:bCs w:val="0"/>
          <w:color w:val="FF0000"/>
          <w:sz w:val="24"/>
          <w:szCs w:val="24"/>
          <w:highlight w:val="none"/>
          <w:lang w:val="en-US" w:eastAsia="zh-CN"/>
        </w:rPr>
        <w:t>4000 0200 1234 5678 901</w:t>
      </w:r>
    </w:p>
    <w:p w14:paraId="024FE792">
      <w:pPr>
        <w:numPr>
          <w:ilvl w:val="0"/>
          <w:numId w:val="0"/>
        </w:numPr>
        <w:spacing w:line="400" w:lineRule="exact"/>
        <w:ind w:left="840" w:leftChars="0"/>
        <w:rPr>
          <w:rFonts w:hint="eastAsia" w:ascii="宋体" w:hAnsi="宋体" w:eastAsia="宋体" w:cs="宋体"/>
          <w:b w:val="0"/>
          <w:bCs w:val="0"/>
          <w:color w:val="FF0000"/>
          <w:sz w:val="24"/>
          <w:szCs w:val="24"/>
          <w:highlight w:val="none"/>
          <w:lang w:val="en-US" w:eastAsia="zh-CN"/>
        </w:rPr>
      </w:pPr>
      <w:r>
        <w:rPr>
          <w:rFonts w:hint="eastAsia" w:ascii="宋体" w:hAnsi="宋体" w:eastAsia="宋体" w:cs="宋体"/>
          <w:color w:val="auto"/>
          <w:sz w:val="24"/>
          <w:szCs w:val="24"/>
          <w:highlight w:val="none"/>
          <w:lang w:val="en-US" w:eastAsia="zh-CN"/>
        </w:rPr>
        <w:t>账户名称：</w:t>
      </w:r>
      <w:r>
        <w:rPr>
          <w:rFonts w:hint="eastAsia" w:ascii="宋体" w:hAnsi="宋体" w:eastAsia="宋体" w:cs="宋体"/>
          <w:b w:val="0"/>
          <w:bCs w:val="0"/>
          <w:color w:val="FF0000"/>
          <w:sz w:val="24"/>
          <w:szCs w:val="24"/>
          <w:highlight w:val="none"/>
          <w:lang w:val="en-US" w:eastAsia="zh-CN"/>
        </w:rPr>
        <w:t>深圳市卓越贸易有限公司</w:t>
      </w:r>
    </w:p>
    <w:p w14:paraId="094C06A7">
      <w:pPr>
        <w:numPr>
          <w:ilvl w:val="0"/>
          <w:numId w:val="0"/>
        </w:numPr>
        <w:spacing w:line="400" w:lineRule="exact"/>
        <w:ind w:left="840" w:leftChars="0"/>
        <w:rPr>
          <w:rFonts w:hint="eastAsia" w:ascii="宋体" w:hAnsi="宋体" w:eastAsia="宋体" w:cs="宋体"/>
          <w:b w:val="0"/>
          <w:bCs w:val="0"/>
          <w:color w:val="FF0000"/>
          <w:sz w:val="24"/>
          <w:szCs w:val="24"/>
          <w:highlight w:val="none"/>
          <w:lang w:val="en-US" w:eastAsia="zh-CN"/>
        </w:rPr>
      </w:pPr>
      <w:r>
        <w:rPr>
          <w:rFonts w:hint="eastAsia" w:ascii="宋体" w:hAnsi="宋体" w:eastAsia="宋体" w:cs="宋体"/>
          <w:color w:val="auto"/>
          <w:sz w:val="24"/>
          <w:szCs w:val="24"/>
          <w:highlight w:val="none"/>
          <w:lang w:val="en-US" w:eastAsia="zh-CN"/>
        </w:rPr>
        <w:t>汇款路线（Routing Number）：</w:t>
      </w:r>
      <w:r>
        <w:rPr>
          <w:rFonts w:hint="eastAsia" w:ascii="宋体" w:hAnsi="宋体" w:eastAsia="宋体" w:cs="宋体"/>
          <w:b w:val="0"/>
          <w:bCs w:val="0"/>
          <w:color w:val="FF0000"/>
          <w:sz w:val="24"/>
          <w:szCs w:val="24"/>
          <w:highlight w:val="none"/>
          <w:lang w:val="en-US" w:eastAsia="zh-CN"/>
        </w:rPr>
        <w:t>ICBKCNBJXXX</w:t>
      </w:r>
    </w:p>
    <w:p w14:paraId="2066CDB5">
      <w:pPr>
        <w:numPr>
          <w:ilvl w:val="0"/>
          <w:numId w:val="0"/>
        </w:numPr>
        <w:spacing w:line="400" w:lineRule="exact"/>
        <w:ind w:left="840" w:leftChars="0"/>
        <w:rPr>
          <w:rFonts w:hint="eastAsia" w:ascii="宋体" w:hAnsi="宋体" w:eastAsia="宋体" w:cs="宋体"/>
          <w:b w:val="0"/>
          <w:bCs w:val="0"/>
          <w:color w:val="FF0000"/>
          <w:sz w:val="24"/>
          <w:szCs w:val="24"/>
          <w:highlight w:val="none"/>
          <w:lang w:val="en-US" w:eastAsia="zh-CN"/>
        </w:rPr>
      </w:pPr>
      <w:r>
        <w:rPr>
          <w:rFonts w:hint="eastAsia" w:ascii="宋体" w:hAnsi="宋体" w:eastAsia="宋体" w:cs="宋体"/>
          <w:color w:val="auto"/>
          <w:sz w:val="24"/>
          <w:szCs w:val="24"/>
          <w:highlight w:val="none"/>
          <w:lang w:val="en-US" w:eastAsia="zh-CN"/>
        </w:rPr>
        <w:t>银行国际代码（Swift Code）：</w:t>
      </w:r>
      <w:r>
        <w:rPr>
          <w:rFonts w:hint="eastAsia" w:ascii="宋体" w:hAnsi="宋体" w:eastAsia="宋体" w:cs="宋体"/>
          <w:b w:val="0"/>
          <w:bCs w:val="0"/>
          <w:color w:val="FF0000"/>
          <w:sz w:val="24"/>
          <w:szCs w:val="24"/>
          <w:highlight w:val="none"/>
          <w:lang w:val="en-US" w:eastAsia="zh-CN"/>
        </w:rPr>
        <w:t>ICBKCNBJSZN</w:t>
      </w:r>
    </w:p>
    <w:p w14:paraId="2E5318BD">
      <w:pPr>
        <w:numPr>
          <w:ilvl w:val="0"/>
          <w:numId w:val="0"/>
        </w:numPr>
        <w:spacing w:line="400" w:lineRule="exact"/>
        <w:ind w:left="840" w:leftChars="0"/>
        <w:rPr>
          <w:rFonts w:hint="default" w:ascii="宋体" w:hAnsi="宋体" w:eastAsia="宋体" w:cs="宋体"/>
          <w:b w:val="0"/>
          <w:bCs w:val="0"/>
          <w:color w:val="FF0000"/>
          <w:sz w:val="24"/>
          <w:szCs w:val="24"/>
          <w:highlight w:val="none"/>
          <w:lang w:val="en-US" w:eastAsia="zh-CN"/>
        </w:rPr>
      </w:pPr>
      <w:r>
        <w:rPr>
          <w:rFonts w:hint="eastAsia" w:ascii="宋体" w:hAnsi="宋体" w:eastAsia="宋体" w:cs="宋体"/>
          <w:color w:val="auto"/>
          <w:sz w:val="24"/>
          <w:szCs w:val="24"/>
          <w:highlight w:val="none"/>
          <w:lang w:val="en-US" w:eastAsia="zh-CN"/>
        </w:rPr>
        <w:t>银行代码（Bank Code）：</w:t>
      </w:r>
      <w:r>
        <w:rPr>
          <w:rFonts w:hint="eastAsia" w:ascii="宋体" w:hAnsi="宋体" w:eastAsia="宋体" w:cs="宋体"/>
          <w:b w:val="0"/>
          <w:bCs w:val="0"/>
          <w:color w:val="FF0000"/>
          <w:sz w:val="24"/>
          <w:szCs w:val="24"/>
          <w:highlight w:val="none"/>
          <w:lang w:val="en-US" w:eastAsia="zh-CN"/>
        </w:rPr>
        <w:t>102</w:t>
      </w:r>
      <w:r>
        <w:rPr>
          <w:rFonts w:hint="default" w:ascii="宋体" w:hAnsi="宋体" w:eastAsia="宋体" w:cs="宋体"/>
          <w:b w:val="0"/>
          <w:bCs w:val="0"/>
          <w:color w:val="FF0000"/>
          <w:sz w:val="24"/>
          <w:szCs w:val="24"/>
          <w:highlight w:val="none"/>
          <w:lang w:val="en-US" w:eastAsia="zh-CN"/>
        </w:rPr>
        <w:t>‌</w:t>
      </w:r>
    </w:p>
    <w:p w14:paraId="3D337D84">
      <w:pPr>
        <w:numPr>
          <w:ilvl w:val="0"/>
          <w:numId w:val="0"/>
        </w:numPr>
        <w:spacing w:line="400" w:lineRule="exact"/>
        <w:ind w:left="840" w:leftChars="0"/>
        <w:rPr>
          <w:rFonts w:hint="eastAsia" w:ascii="宋体" w:hAnsi="宋体" w:eastAsia="宋体" w:cs="宋体"/>
          <w:b w:val="0"/>
          <w:bCs w:val="0"/>
          <w:color w:val="FF0000"/>
          <w:sz w:val="24"/>
          <w:szCs w:val="24"/>
          <w:highlight w:val="none"/>
          <w:lang w:val="en-US" w:eastAsia="zh-CN"/>
        </w:rPr>
      </w:pPr>
      <w:r>
        <w:rPr>
          <w:rFonts w:hint="eastAsia" w:ascii="宋体" w:hAnsi="宋体" w:eastAsia="宋体" w:cs="宋体"/>
          <w:color w:val="auto"/>
          <w:sz w:val="24"/>
          <w:szCs w:val="24"/>
          <w:highlight w:val="none"/>
          <w:lang w:val="en-US" w:eastAsia="zh-CN"/>
        </w:rPr>
        <w:t>银行地址（Bank Address）：</w:t>
      </w:r>
      <w:r>
        <w:rPr>
          <w:rFonts w:hint="eastAsia" w:ascii="宋体" w:hAnsi="宋体" w:eastAsia="宋体" w:cs="宋体"/>
          <w:b w:val="0"/>
          <w:bCs w:val="0"/>
          <w:color w:val="FF0000"/>
          <w:sz w:val="24"/>
          <w:szCs w:val="24"/>
          <w:highlight w:val="none"/>
          <w:lang w:val="en-US" w:eastAsia="zh-CN"/>
        </w:rPr>
        <w:t>深圳市南山区科技园南区高新南一道1号（您的开户行地址）</w:t>
      </w:r>
    </w:p>
    <w:p w14:paraId="5E006736">
      <w:pPr>
        <w:numPr>
          <w:ilvl w:val="0"/>
          <w:numId w:val="0"/>
        </w:numPr>
        <w:spacing w:line="400" w:lineRule="exact"/>
        <w:ind w:left="840" w:leftChars="0"/>
        <w:rPr>
          <w:rFonts w:hint="eastAsia" w:ascii="宋体" w:hAnsi="宋体" w:eastAsia="宋体" w:cs="宋体"/>
          <w:b w:val="0"/>
          <w:bCs w:val="0"/>
          <w:color w:val="FF0000"/>
          <w:sz w:val="24"/>
          <w:szCs w:val="24"/>
          <w:highlight w:val="none"/>
          <w:lang w:val="en-US" w:eastAsia="zh-CN"/>
        </w:rPr>
      </w:pPr>
      <w:r>
        <w:rPr>
          <w:rFonts w:hint="eastAsia" w:ascii="宋体" w:hAnsi="宋体" w:eastAsia="宋体" w:cs="宋体"/>
          <w:color w:val="auto"/>
          <w:sz w:val="24"/>
          <w:szCs w:val="24"/>
          <w:highlight w:val="none"/>
          <w:lang w:val="en-US" w:eastAsia="zh-CN"/>
        </w:rPr>
        <w:t>公司地址（英文）：</w:t>
      </w:r>
      <w:r>
        <w:rPr>
          <w:rFonts w:hint="eastAsia" w:ascii="宋体" w:hAnsi="宋体" w:eastAsia="宋体" w:cs="宋体"/>
          <w:b w:val="0"/>
          <w:bCs w:val="0"/>
          <w:color w:val="FF0000"/>
          <w:sz w:val="24"/>
          <w:szCs w:val="24"/>
          <w:highlight w:val="none"/>
          <w:lang w:val="en-US" w:eastAsia="zh-CN"/>
        </w:rPr>
        <w:t>No.1 Gaoxinnan 1st Road, South District of Science Park, Nanshan District, Shenzhen, China（该账户开户公司在企查查等可查的商业注册地址）</w:t>
      </w:r>
    </w:p>
    <w:p w14:paraId="38250C1F">
      <w:pPr>
        <w:numPr>
          <w:ilvl w:val="2"/>
          <w:numId w:val="2"/>
        </w:numPr>
        <w:spacing w:line="400" w:lineRule="exact"/>
        <w:ind w:left="1260" w:leftChars="0" w:hanging="420" w:firstLineChars="0"/>
        <w:rPr>
          <w:rFonts w:hint="default" w:ascii="宋体" w:hAnsi="宋体" w:eastAsia="宋体" w:cs="宋体"/>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乙方应保证上述账户真实有效，如乙方需更换其收款账户信息的，则应于甲方付款前至少10个工作日书面通知甲方变更后的账号信息；否则由此产生的不利后果由乙方承担，甲方向上述账户付款后即视为履行了付款义务。</w:t>
      </w:r>
    </w:p>
    <w:p w14:paraId="1F2CC63D">
      <w:pPr>
        <w:numPr>
          <w:ilvl w:val="0"/>
          <w:numId w:val="0"/>
        </w:numPr>
        <w:spacing w:line="400" w:lineRule="exact"/>
        <w:ind w:leftChars="0"/>
        <w:rPr>
          <w:rFonts w:hint="eastAsia" w:ascii="宋体" w:hAnsi="宋体" w:eastAsia="宋体" w:cs="宋体"/>
          <w:color w:val="auto"/>
          <w:sz w:val="24"/>
          <w:szCs w:val="24"/>
          <w:lang w:val="en-US" w:eastAsia="zh-CN"/>
        </w:rPr>
      </w:pPr>
    </w:p>
    <w:p w14:paraId="3733081C">
      <w:pPr>
        <w:numPr>
          <w:ilvl w:val="0"/>
          <w:numId w:val="2"/>
        </w:numPr>
        <w:spacing w:line="400" w:lineRule="exact"/>
        <w:ind w:left="0" w:leftChars="0" w:firstLine="0" w:firstLineChars="0"/>
        <w:rPr>
          <w:rFonts w:hint="eastAsia" w:ascii="宋体" w:hAnsi="宋体" w:eastAsia="宋体" w:cs="宋体"/>
          <w:color w:val="auto"/>
          <w:sz w:val="24"/>
          <w:szCs w:val="24"/>
          <w:lang w:val="en-US" w:eastAsia="zh-CN"/>
        </w:rPr>
      </w:pPr>
      <w:r>
        <w:rPr>
          <w:rFonts w:hint="eastAsia" w:ascii="宋体" w:hAnsi="宋体" w:eastAsia="宋体" w:cs="宋体"/>
          <w:b/>
          <w:bCs/>
          <w:color w:val="auto"/>
          <w:sz w:val="24"/>
          <w:szCs w:val="24"/>
          <w:lang w:val="en-US" w:eastAsia="zh-CN"/>
        </w:rPr>
        <w:t>仓储物流方式</w:t>
      </w:r>
    </w:p>
    <w:p w14:paraId="169C7FFE">
      <w:pPr>
        <w:numPr>
          <w:ilvl w:val="0"/>
          <w:numId w:val="3"/>
        </w:numPr>
        <w:spacing w:line="400" w:lineRule="exact"/>
        <w:ind w:left="425" w:leftChars="0" w:hanging="5"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乙方产品从中国国内发往海外仓库暂存，再发往亚马逊仓库。</w:t>
      </w:r>
    </w:p>
    <w:p w14:paraId="2269410F">
      <w:pPr>
        <w:numPr>
          <w:ilvl w:val="2"/>
          <w:numId w:val="2"/>
        </w:numPr>
        <w:spacing w:line="400" w:lineRule="exact"/>
        <w:ind w:left="1260" w:leftChars="0" w:hanging="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乙方如选择甲方海外仓，应提前将货品运送至指定甲方海外仓，并承担运输、清关、仓储等费用。为甲方VC渠道库存消耗的，甲方承担乙方产品从甲方海外仓库运输至亚马逊仓库的运输费用。非甲方VC渠道库存消耗的，尾程运输由乙方自行承担。</w:t>
      </w:r>
    </w:p>
    <w:p w14:paraId="08203A8E">
      <w:pPr>
        <w:numPr>
          <w:ilvl w:val="2"/>
          <w:numId w:val="2"/>
        </w:numPr>
        <w:spacing w:line="400" w:lineRule="exact"/>
        <w:ind w:left="1260" w:leftChars="0" w:hanging="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货品在甲方海外仓暂存期间，甲方保证货品安全，因甲方故意或重大过失，导致产品灭失、损坏，甲方按成本价赔偿，乙方提供相关票据后甲方支付赔偿款。</w:t>
      </w:r>
    </w:p>
    <w:p w14:paraId="14B8F769">
      <w:pPr>
        <w:numPr>
          <w:ilvl w:val="2"/>
          <w:numId w:val="2"/>
        </w:numPr>
        <w:spacing w:line="400" w:lineRule="exact"/>
        <w:ind w:left="1260" w:leftChars="0" w:hanging="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乙方如选择使用第三方合作海外仓，应提前将货品运送至乙方海外仓，承担运输、仓储、库内操作等费用。</w:t>
      </w:r>
    </w:p>
    <w:p w14:paraId="06F5749F">
      <w:pPr>
        <w:numPr>
          <w:ilvl w:val="2"/>
          <w:numId w:val="2"/>
        </w:numPr>
        <w:spacing w:line="400" w:lineRule="exact"/>
        <w:ind w:left="1260" w:leftChars="0" w:hanging="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货品暂存乙方第三方合作海外仓，乙方按甲方要求贴标，交承运人并完成出货扫描。未按要求出货导致平台罚款的（以亚马逊Vendor后台金额为准），由乙方承担。如甲方因此垫付费用的，则甲方有权从下一次结算时，从应付货款中予以扣除。</w:t>
      </w:r>
    </w:p>
    <w:p w14:paraId="75C3EC95">
      <w:pPr>
        <w:numPr>
          <w:ilvl w:val="0"/>
          <w:numId w:val="3"/>
        </w:numPr>
        <w:spacing w:line="400" w:lineRule="exact"/>
        <w:ind w:left="425" w:leftChars="0" w:hanging="5" w:firstLineChars="0"/>
        <w:rPr>
          <w:rFonts w:hint="eastAsia" w:ascii="宋体" w:hAnsi="宋体" w:eastAsia="宋体" w:cs="宋体"/>
          <w:color w:val="auto"/>
        </w:rPr>
      </w:pPr>
      <w:r>
        <w:rPr>
          <w:rFonts w:hint="eastAsia" w:ascii="宋体" w:hAnsi="宋体" w:eastAsia="宋体" w:cs="宋体"/>
          <w:b w:val="0"/>
          <w:bCs w:val="0"/>
          <w:color w:val="auto"/>
          <w:sz w:val="24"/>
          <w:szCs w:val="24"/>
          <w:lang w:val="en-US" w:eastAsia="zh-CN"/>
        </w:rPr>
        <w:t>乙方应采取妥善安全措施包装并运送产品，于指定交货地点交货时，应</w:t>
      </w:r>
      <w:r>
        <w:rPr>
          <w:rFonts w:hint="eastAsia" w:ascii="宋体" w:hAnsi="宋体" w:eastAsia="宋体" w:cs="宋体"/>
          <w:color w:val="auto"/>
          <w:sz w:val="24"/>
          <w:szCs w:val="24"/>
          <w:lang w:val="en-US" w:eastAsia="zh-CN"/>
        </w:rPr>
        <w:t>由双方后续指定负责人共同核对产品相关信息，甲方发现有不一致现象即时报乙方处理。</w:t>
      </w:r>
    </w:p>
    <w:p w14:paraId="7EA82B3A">
      <w:pPr>
        <w:numPr>
          <w:ilvl w:val="0"/>
          <w:numId w:val="3"/>
        </w:numPr>
        <w:spacing w:line="400" w:lineRule="exact"/>
        <w:ind w:left="425" w:leftChars="0" w:hanging="5" w:firstLineChars="0"/>
        <w:rPr>
          <w:rFonts w:hint="eastAsia" w:ascii="宋体" w:hAnsi="宋体" w:eastAsia="宋体" w:cs="宋体"/>
          <w:color w:val="auto"/>
        </w:rPr>
      </w:pPr>
      <w:r>
        <w:rPr>
          <w:rFonts w:hint="eastAsia" w:ascii="宋体" w:hAnsi="宋体" w:eastAsia="宋体" w:cs="宋体"/>
          <w:color w:val="auto"/>
          <w:sz w:val="24"/>
          <w:szCs w:val="24"/>
          <w:lang w:val="en-US" w:eastAsia="zh-CN"/>
        </w:rPr>
        <w:t>乙方应配合甲方对货物合规性进行不定期查验，并根据需要提供包括但不限于以下相关证明材料：</w:t>
      </w:r>
    </w:p>
    <w:p w14:paraId="478D76AA">
      <w:pPr>
        <w:numPr>
          <w:ilvl w:val="2"/>
          <w:numId w:val="2"/>
        </w:numPr>
        <w:spacing w:line="400" w:lineRule="exact"/>
        <w:ind w:left="1260" w:leftChars="0" w:hanging="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采购发票、报关清单；</w:t>
      </w:r>
    </w:p>
    <w:p w14:paraId="64EEF04E">
      <w:pPr>
        <w:numPr>
          <w:ilvl w:val="2"/>
          <w:numId w:val="2"/>
        </w:numPr>
        <w:spacing w:line="400" w:lineRule="exact"/>
        <w:ind w:left="1260" w:leftChars="0" w:hanging="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头程POD/BOL；</w:t>
      </w:r>
    </w:p>
    <w:p w14:paraId="4962255C">
      <w:pPr>
        <w:numPr>
          <w:ilvl w:val="2"/>
          <w:numId w:val="2"/>
        </w:numPr>
        <w:spacing w:line="400" w:lineRule="exact"/>
        <w:ind w:left="1260" w:leftChars="0" w:hanging="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海外仓系统库存情况截图；</w:t>
      </w:r>
    </w:p>
    <w:p w14:paraId="429AA0DE">
      <w:pPr>
        <w:numPr>
          <w:ilvl w:val="2"/>
          <w:numId w:val="2"/>
        </w:numPr>
        <w:spacing w:line="400" w:lineRule="exact"/>
        <w:ind w:left="1260" w:leftChars="0" w:hanging="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货物开箱查验的图片或者视频等。</w:t>
      </w:r>
    </w:p>
    <w:p w14:paraId="25283B37">
      <w:pPr>
        <w:numPr>
          <w:ilvl w:val="0"/>
          <w:numId w:val="0"/>
        </w:numPr>
        <w:spacing w:line="400" w:lineRule="exact"/>
        <w:ind w:left="840" w:left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若查验过程中发现货物存在任何不合规行为（如货不对版、违规放置索评小卡片等），由此产生的一切损失及查验费由乙方承担。</w:t>
      </w:r>
    </w:p>
    <w:p w14:paraId="6F2C322B">
      <w:pPr>
        <w:widowControl w:val="0"/>
        <w:numPr>
          <w:ilvl w:val="0"/>
          <w:numId w:val="0"/>
        </w:numPr>
        <w:spacing w:line="400" w:lineRule="exact"/>
        <w:jc w:val="both"/>
        <w:rPr>
          <w:rFonts w:hint="eastAsia" w:ascii="宋体" w:hAnsi="宋体" w:eastAsia="宋体" w:cs="宋体"/>
          <w:color w:val="auto"/>
          <w:sz w:val="24"/>
          <w:szCs w:val="24"/>
          <w:lang w:val="en-US" w:eastAsia="zh-CN"/>
        </w:rPr>
      </w:pPr>
    </w:p>
    <w:p w14:paraId="677540D8">
      <w:pPr>
        <w:pStyle w:val="8"/>
        <w:numPr>
          <w:ilvl w:val="0"/>
          <w:numId w:val="2"/>
        </w:numPr>
        <w:spacing w:line="500" w:lineRule="atLeast"/>
        <w:ind w:left="0" w:leftChars="0" w:firstLine="0" w:firstLineChars="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bCs/>
          <w:color w:val="auto"/>
          <w:sz w:val="24"/>
          <w:szCs w:val="24"/>
        </w:rPr>
        <w:t>双方权利与义务</w:t>
      </w:r>
    </w:p>
    <w:p w14:paraId="7CA87CEE">
      <w:pPr>
        <w:pStyle w:val="8"/>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甲方应确保其基于本合作协议提供的授权不存在违反亚马逊平台规则或其他第三方权益的情形。</w:t>
      </w:r>
    </w:p>
    <w:p w14:paraId="3BE506AD">
      <w:pPr>
        <w:pStyle w:val="8"/>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乙方应确保自身合法合规使用甲方账号。若乙方在合作期限内因其自身原因导致甲方账号受到影响（包括降权重、处罚、封号等），乙方应赔偿由此导致的甲方损失。</w:t>
      </w:r>
    </w:p>
    <w:p w14:paraId="40A33E15">
      <w:pPr>
        <w:pStyle w:val="8"/>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甲方依据亚马逊后台最新数据每月更新详细销售报告，并根据市场状况向乙方提出调整供货建议，乙方积极配合。甲方授权乙方发布推广产品，包括接收和处理订单、产品上架、页面调整、售后客服、推广促销产品维护等操作。乙方在使用亚马逊AMS广告进行站外促销及品牌推广活动时，需严格遵守销售所在国家的广告法、反不正当竞争法等相关法律法规，以及亚马逊平台规则，确保广告内容真实合法，不虚假宣传或误导消费者。促销活动应遵循公平竞争原则，不损害其他商家或消费者利益，品牌推广活动符合平台要求，维护商家形象。</w:t>
      </w:r>
    </w:p>
    <w:p w14:paraId="138B81C3">
      <w:pPr>
        <w:pStyle w:val="8"/>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乙方应保证其产品质量符合相关要求，并承诺承担因产品质量问题所引起的任何损失或责任。乙方在装运前应对产品进行必要检测，并确保每个产品或每批产品规格符合要求，产品制造或标签均符合产地国、销售地国及其他相关国家和地区的法律规定和行业标准，产品包装材料须通过亚马逊SIOC强制认证。</w:t>
      </w:r>
    </w:p>
    <w:p w14:paraId="6D39492D">
      <w:pPr>
        <w:pStyle w:val="8"/>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乙方有责任向甲方提供详尽的货品信息及相关资料，包括合格证书、货品说明书、认证报告、检验检测报告、质量标准文件、验货报告、知识产权注册权利凭证复印件及必要的货品知识培训说明书。</w:t>
      </w:r>
    </w:p>
    <w:p w14:paraId="53CC24A3">
      <w:pPr>
        <w:pStyle w:val="8"/>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甲乙双方承诺不参与制造、传输虚假交易、支付、物流“三单”信息的行为，不提供便利支持二次销售等违反法律法规和互联网道德规范的活动，严格保守双方商业秘密，包括货品信息、专利技术、报价等敏感资料，不得向第三方泄露。</w:t>
      </w:r>
    </w:p>
    <w:p w14:paraId="7E7B43E1">
      <w:pPr>
        <w:pStyle w:val="8"/>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在经营过程中，如因产品利润不佳,亚马逊决定限制该产品的广告展示及推广活动且影响产品正常运营时，双方做如下调整：</w:t>
      </w:r>
    </w:p>
    <w:p w14:paraId="7E5619E6">
      <w:pPr>
        <w:pStyle w:val="8"/>
        <w:numPr>
          <w:ilvl w:val="2"/>
          <w:numId w:val="2"/>
        </w:numPr>
        <w:spacing w:line="500" w:lineRule="atLeast"/>
        <w:ind w:left="1260" w:leftChars="0" w:hanging="420" w:firstLineChars="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甲方提供亚马逊对于产品利润要求信息给乙方，乙方根据甲方提供的信息，在ERP系统中发起产品调价流程。若双方就调价事宜达成一致,采购价格的降低将触发亚马逊的价格保护机制（Price Protection），则甲方会根据亚马逊实际收取的差额差价金额向乙方收取相应费用。</w:t>
      </w:r>
    </w:p>
    <w:p w14:paraId="0553F4BF">
      <w:pPr>
        <w:pStyle w:val="8"/>
        <w:numPr>
          <w:ilvl w:val="2"/>
          <w:numId w:val="2"/>
        </w:numPr>
        <w:spacing w:line="500" w:lineRule="atLeast"/>
        <w:ind w:left="1260" w:leftChars="0" w:hanging="420" w:firstLineChars="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若双方就调价事宜无法达成一致，甲方可单方面终止合作。甲方将协助乙方处理VC仓库滞留库存。但是，乙方需保证产品在亚马逊前台VC offer链接处于可售状态,否则会触发亚马逊强制退货流程，由此产生的物流费用以及海外仓费用均由乙方自行承担。</w:t>
      </w:r>
    </w:p>
    <w:p w14:paraId="563FB69E">
      <w:pPr>
        <w:pStyle w:val="8"/>
        <w:numPr>
          <w:ilvl w:val="0"/>
          <w:numId w:val="0"/>
        </w:numPr>
        <w:spacing w:line="500" w:lineRule="atLeast"/>
        <w:ind w:left="840" w:leftChars="0"/>
        <w:outlineLvl w:val="0"/>
        <w:rPr>
          <w:rFonts w:hint="eastAsia" w:ascii="宋体" w:hAnsi="宋体" w:eastAsia="宋体" w:cs="宋体"/>
          <w:b w:val="0"/>
          <w:bCs w:val="0"/>
          <w:color w:val="auto"/>
          <w:sz w:val="24"/>
          <w:szCs w:val="24"/>
          <w:lang w:val="en-US" w:eastAsia="zh-CN"/>
        </w:rPr>
      </w:pPr>
    </w:p>
    <w:p w14:paraId="49DD348B">
      <w:pPr>
        <w:pStyle w:val="8"/>
        <w:numPr>
          <w:ilvl w:val="0"/>
          <w:numId w:val="2"/>
        </w:numPr>
        <w:spacing w:line="500" w:lineRule="atLeast"/>
        <w:ind w:left="0" w:leftChars="0" w:firstLine="0" w:firstLineChars="0"/>
        <w:outlineLvl w:val="0"/>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知识产权</w:t>
      </w:r>
    </w:p>
    <w:p w14:paraId="3CFFB182">
      <w:pPr>
        <w:pStyle w:val="8"/>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乙方郑重承诺，乙方提供的所有货品品牌、商标、外观设计、技术、专利及所有宣传资料(涵盖图片、详细描述、视频等)在销售国均享有合法且有效的知识产权，确保不侵犯任何第三方的合法权益。</w:t>
      </w:r>
    </w:p>
    <w:p w14:paraId="126869EE">
      <w:pPr>
        <w:pStyle w:val="8"/>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乙方不得从事任何非法经营活动，包括但不限于销售未经法律许可的、假冒或仿冒的合作品牌货品、非法进口的货品、侵犯知识产权的货品以及任何其他形式的假冒伪劣产品。</w:t>
      </w:r>
    </w:p>
    <w:p w14:paraId="391C7D74">
      <w:pPr>
        <w:pStyle w:val="8"/>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一旦发现乙方存在上述任何违法行为，甲方保留即刻单方面终止本协议的权利，并有权采取进一步的法律措施，追究乙方的法律责任。对于因乙方侵犯任何一方(包括但不限于甲方)或第三方知识产权而引发的任何索赔、损害或损失，乙方需承担全部责任。这些损失可能包括但不限于甲方在亚马逊平台遭遇的账户冻结、货品下架、消费者全额退款请求等直接及间接经济损失。乙方应采取一切必要且合理的措施，以确保甲方免受此类损害，并全额赔偿甲方因此遭受的所有损失，包括但不限于库存冻结导致的后续退货等所有货值和退货费用。</w:t>
      </w:r>
    </w:p>
    <w:p w14:paraId="6EA08082">
      <w:pPr>
        <w:pStyle w:val="8"/>
        <w:numPr>
          <w:ilvl w:val="0"/>
          <w:numId w:val="0"/>
        </w:numPr>
        <w:spacing w:line="500" w:lineRule="atLeast"/>
        <w:outlineLvl w:val="0"/>
        <w:rPr>
          <w:rFonts w:hint="eastAsia" w:ascii="宋体" w:hAnsi="宋体" w:eastAsia="宋体" w:cs="宋体"/>
          <w:b w:val="0"/>
          <w:bCs w:val="0"/>
          <w:color w:val="auto"/>
          <w:sz w:val="24"/>
          <w:szCs w:val="24"/>
          <w:lang w:val="en-US" w:eastAsia="zh-CN"/>
        </w:rPr>
      </w:pPr>
    </w:p>
    <w:p w14:paraId="25720E1E">
      <w:pPr>
        <w:pStyle w:val="8"/>
        <w:numPr>
          <w:ilvl w:val="0"/>
          <w:numId w:val="2"/>
        </w:numPr>
        <w:spacing w:line="500" w:lineRule="atLeast"/>
        <w:ind w:left="0" w:leftChars="0" w:firstLine="0" w:firstLineChars="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bCs/>
          <w:color w:val="auto"/>
          <w:sz w:val="24"/>
          <w:szCs w:val="24"/>
          <w:lang w:val="en-US" w:eastAsia="zh-CN"/>
        </w:rPr>
        <w:t>产品退回</w:t>
      </w:r>
    </w:p>
    <w:p w14:paraId="0B235C56">
      <w:pPr>
        <w:pStyle w:val="8"/>
        <w:numPr>
          <w:ilvl w:val="0"/>
          <w:numId w:val="0"/>
        </w:numPr>
        <w:spacing w:line="500" w:lineRule="atLeast"/>
        <w:ind w:leftChars="0" w:firstLine="480" w:firstLineChars="20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若货品出现以下任一情形，双方应优先通过友好协商的方式寻求解决方案，若在30日内协商无法达成一致意见，甲方有权直接将货物退回乙方，退货过程中产生的物流、仓储等相关费用均由乙方承担：</w:t>
      </w:r>
    </w:p>
    <w:p w14:paraId="378D41AC">
      <w:pPr>
        <w:pStyle w:val="8"/>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产品上线起超过90日（含本数）的，亚马逊页面显示评分持续14日及以上低于3.8分。</w:t>
      </w:r>
    </w:p>
    <w:p w14:paraId="0298D866">
      <w:pPr>
        <w:pStyle w:val="8"/>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产品在亚马逊仓库龄超过120日。</w:t>
      </w:r>
    </w:p>
    <w:p w14:paraId="2A0A66E8">
      <w:pPr>
        <w:pStyle w:val="8"/>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产品有质量问题，亚马逊客户投诉且无法上架继续销售。</w:t>
      </w:r>
    </w:p>
    <w:p w14:paraId="5F3ACD62">
      <w:pPr>
        <w:pStyle w:val="8"/>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其他无法继续销售产品的情形。</w:t>
      </w:r>
    </w:p>
    <w:p w14:paraId="469296F1">
      <w:pPr>
        <w:pStyle w:val="8"/>
        <w:numPr>
          <w:ilvl w:val="0"/>
          <w:numId w:val="0"/>
        </w:numPr>
        <w:spacing w:line="500" w:lineRule="atLeast"/>
        <w:ind w:left="420" w:leftChars="0"/>
        <w:outlineLvl w:val="0"/>
        <w:rPr>
          <w:rFonts w:hint="eastAsia" w:ascii="宋体" w:hAnsi="宋体" w:eastAsia="宋体" w:cs="宋体"/>
          <w:b w:val="0"/>
          <w:bCs w:val="0"/>
          <w:color w:val="auto"/>
          <w:sz w:val="24"/>
          <w:szCs w:val="24"/>
          <w:lang w:val="en-US" w:eastAsia="zh-CN"/>
        </w:rPr>
      </w:pPr>
    </w:p>
    <w:p w14:paraId="086BAC34">
      <w:pPr>
        <w:pStyle w:val="8"/>
        <w:numPr>
          <w:ilvl w:val="0"/>
          <w:numId w:val="2"/>
        </w:numPr>
        <w:spacing w:line="500" w:lineRule="atLeast"/>
        <w:ind w:left="0" w:leftChars="0" w:firstLine="0" w:firstLineChars="0"/>
        <w:outlineLvl w:val="0"/>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个人信息使用及传输承诺</w:t>
      </w:r>
    </w:p>
    <w:p w14:paraId="5AC6EB1C">
      <w:pPr>
        <w:pStyle w:val="8"/>
        <w:keepNext w:val="0"/>
        <w:keepLines w:val="0"/>
        <w:pageBreakBefore w:val="0"/>
        <w:widowControl w:val="0"/>
        <w:numPr>
          <w:ilvl w:val="0"/>
          <w:numId w:val="0"/>
        </w:numPr>
        <w:kinsoku/>
        <w:wordWrap/>
        <w:overflowPunct/>
        <w:topLinePunct w:val="0"/>
        <w:autoSpaceDE/>
        <w:autoSpaceDN/>
        <w:bidi w:val="0"/>
        <w:adjustRightInd/>
        <w:snapToGrid/>
        <w:spacing w:line="500" w:lineRule="atLeast"/>
        <w:ind w:firstLine="480" w:firstLineChars="200"/>
        <w:textAlignment w:val="auto"/>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乙方特此明确授权甲方，依据现行有效的法律法规，针对乙方及其雇员、代理，收集、使用及在必要时(包括为提供本协议项下服务之需)将个人信息传输至境外的权利。此授权涵盖但不限于乙方为履行本协议所必需的个人信息。乙方郑重保证，其向甲方提供的所有个人信息(无论其权属归乙方所有，还是由第三方投权乙方收集、使用或传输)均已获得相应个人信息主体或有权使用人的明确、有效且全面的授权。此授权确保甲方在合法、合规的前提下，能够顺利收集、使用及传输这些个人信息，以支持本协议项下服务的顺利执行。</w:t>
      </w:r>
    </w:p>
    <w:p w14:paraId="6021C0D8">
      <w:pPr>
        <w:pStyle w:val="8"/>
        <w:numPr>
          <w:ilvl w:val="0"/>
          <w:numId w:val="0"/>
        </w:numPr>
        <w:spacing w:line="500" w:lineRule="atLeast"/>
        <w:outlineLvl w:val="0"/>
        <w:rPr>
          <w:rFonts w:hint="eastAsia" w:ascii="宋体" w:hAnsi="宋体" w:eastAsia="宋体" w:cs="宋体"/>
          <w:b w:val="0"/>
          <w:bCs w:val="0"/>
          <w:color w:val="auto"/>
          <w:sz w:val="24"/>
          <w:szCs w:val="24"/>
          <w:lang w:val="en-US" w:eastAsia="zh-CN"/>
        </w:rPr>
      </w:pPr>
    </w:p>
    <w:p w14:paraId="19008CE6">
      <w:pPr>
        <w:pStyle w:val="8"/>
        <w:numPr>
          <w:ilvl w:val="0"/>
          <w:numId w:val="2"/>
        </w:numPr>
        <w:spacing w:line="500" w:lineRule="atLeast"/>
        <w:ind w:left="0" w:leftChars="0" w:firstLine="0" w:firstLineChars="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bCs/>
          <w:color w:val="auto"/>
          <w:sz w:val="24"/>
          <w:szCs w:val="24"/>
          <w:lang w:val="en-US" w:eastAsia="zh-CN"/>
        </w:rPr>
        <w:t>违约责任</w:t>
      </w:r>
    </w:p>
    <w:p w14:paraId="2B0322C1">
      <w:pPr>
        <w:pStyle w:val="8"/>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若甲方累计三次未按结算金额按期付款或拖欠乙方款项超过60日，甲方应在收到乙方书面通知后10个工作日内付清款项，否则甲方需按未付金额的0.05%/天向乙方支付逾期付款违约金。</w:t>
      </w:r>
      <w:ins w:id="46" w:author="Linyang" w:date="2026-01-09T14:59:35Z">
        <w:r>
          <w:rPr>
            <w:rFonts w:hint="eastAsia" w:ascii="宋体" w:hAnsi="宋体" w:eastAsia="宋体" w:cs="宋体"/>
            <w:b w:val="0"/>
            <w:bCs w:val="0"/>
            <w:color w:val="auto"/>
            <w:sz w:val="24"/>
            <w:szCs w:val="24"/>
            <w:highlight w:val="yellow"/>
            <w:lang w:val="en-US" w:eastAsia="zh-CN"/>
          </w:rPr>
          <w:t>因</w:t>
        </w:r>
      </w:ins>
      <w:ins w:id="47" w:author="Linyang" w:date="2026-01-09T14:59:36Z">
        <w:r>
          <w:rPr>
            <w:rFonts w:hint="eastAsia" w:ascii="宋体" w:hAnsi="宋体" w:eastAsia="宋体" w:cs="宋体"/>
            <w:b w:val="0"/>
            <w:bCs w:val="0"/>
            <w:color w:val="auto"/>
            <w:sz w:val="24"/>
            <w:szCs w:val="24"/>
            <w:highlight w:val="yellow"/>
            <w:lang w:val="en-US" w:eastAsia="zh-CN"/>
          </w:rPr>
          <w:t>账单</w:t>
        </w:r>
      </w:ins>
      <w:ins w:id="48" w:author="Linyang" w:date="2026-01-09T14:59:37Z">
        <w:r>
          <w:rPr>
            <w:rFonts w:hint="eastAsia" w:ascii="宋体" w:hAnsi="宋体" w:eastAsia="宋体" w:cs="宋体"/>
            <w:b w:val="0"/>
            <w:bCs w:val="0"/>
            <w:color w:val="auto"/>
            <w:sz w:val="24"/>
            <w:szCs w:val="24"/>
            <w:highlight w:val="yellow"/>
            <w:lang w:val="en-US" w:eastAsia="zh-CN"/>
          </w:rPr>
          <w:t>申诉</w:t>
        </w:r>
      </w:ins>
      <w:ins w:id="49" w:author="Linyang" w:date="2026-01-09T15:00:00Z">
        <w:r>
          <w:rPr>
            <w:rFonts w:hint="eastAsia" w:ascii="宋体" w:hAnsi="宋体" w:eastAsia="宋体" w:cs="宋体"/>
            <w:b w:val="0"/>
            <w:bCs w:val="0"/>
            <w:color w:val="auto"/>
            <w:sz w:val="24"/>
            <w:szCs w:val="24"/>
            <w:highlight w:val="yellow"/>
            <w:lang w:val="en-US" w:eastAsia="zh-CN"/>
          </w:rPr>
          <w:t>处理</w:t>
        </w:r>
      </w:ins>
      <w:ins w:id="50" w:author="Linyang" w:date="2026-01-09T14:59:40Z">
        <w:r>
          <w:rPr>
            <w:rFonts w:hint="eastAsia" w:ascii="宋体" w:hAnsi="宋体" w:eastAsia="宋体" w:cs="宋体"/>
            <w:b w:val="0"/>
            <w:bCs w:val="0"/>
            <w:color w:val="auto"/>
            <w:sz w:val="24"/>
            <w:szCs w:val="24"/>
            <w:highlight w:val="yellow"/>
            <w:lang w:val="en-US" w:eastAsia="zh-CN"/>
          </w:rPr>
          <w:t>导致的</w:t>
        </w:r>
      </w:ins>
      <w:ins w:id="51" w:author="Linyang" w:date="2026-01-09T14:59:42Z">
        <w:r>
          <w:rPr>
            <w:rFonts w:hint="eastAsia" w:ascii="宋体" w:hAnsi="宋体" w:eastAsia="宋体" w:cs="宋体"/>
            <w:b w:val="0"/>
            <w:bCs w:val="0"/>
            <w:color w:val="auto"/>
            <w:sz w:val="24"/>
            <w:szCs w:val="24"/>
            <w:highlight w:val="yellow"/>
            <w:lang w:val="en-US" w:eastAsia="zh-CN"/>
          </w:rPr>
          <w:t>延后</w:t>
        </w:r>
      </w:ins>
      <w:ins w:id="52" w:author="Linyang" w:date="2026-01-09T14:59:43Z">
        <w:r>
          <w:rPr>
            <w:rFonts w:hint="eastAsia" w:ascii="宋体" w:hAnsi="宋体" w:eastAsia="宋体" w:cs="宋体"/>
            <w:b w:val="0"/>
            <w:bCs w:val="0"/>
            <w:color w:val="auto"/>
            <w:sz w:val="24"/>
            <w:szCs w:val="24"/>
            <w:highlight w:val="yellow"/>
            <w:lang w:val="en-US" w:eastAsia="zh-CN"/>
          </w:rPr>
          <w:t>下发</w:t>
        </w:r>
      </w:ins>
      <w:ins w:id="53" w:author="Linyang" w:date="2026-01-09T14:59:44Z">
        <w:r>
          <w:rPr>
            <w:rFonts w:hint="eastAsia" w:ascii="宋体" w:hAnsi="宋体" w:eastAsia="宋体" w:cs="宋体"/>
            <w:b w:val="0"/>
            <w:bCs w:val="0"/>
            <w:color w:val="auto"/>
            <w:sz w:val="24"/>
            <w:szCs w:val="24"/>
            <w:highlight w:val="yellow"/>
            <w:lang w:val="en-US" w:eastAsia="zh-CN"/>
          </w:rPr>
          <w:t>账单</w:t>
        </w:r>
      </w:ins>
      <w:ins w:id="54" w:author="Linyang" w:date="2026-01-09T14:59:45Z">
        <w:r>
          <w:rPr>
            <w:rFonts w:hint="eastAsia" w:ascii="宋体" w:hAnsi="宋体" w:eastAsia="宋体" w:cs="宋体"/>
            <w:b w:val="0"/>
            <w:bCs w:val="0"/>
            <w:color w:val="auto"/>
            <w:sz w:val="24"/>
            <w:szCs w:val="24"/>
            <w:highlight w:val="yellow"/>
            <w:lang w:val="en-US" w:eastAsia="zh-CN"/>
          </w:rPr>
          <w:t>和</w:t>
        </w:r>
      </w:ins>
      <w:ins w:id="55" w:author="Linyang" w:date="2026-01-09T15:00:07Z">
        <w:r>
          <w:rPr>
            <w:rFonts w:hint="eastAsia" w:ascii="宋体" w:hAnsi="宋体" w:eastAsia="宋体" w:cs="宋体"/>
            <w:b w:val="0"/>
            <w:bCs w:val="0"/>
            <w:color w:val="auto"/>
            <w:sz w:val="24"/>
            <w:szCs w:val="24"/>
            <w:highlight w:val="yellow"/>
            <w:lang w:val="en-US" w:eastAsia="zh-CN"/>
          </w:rPr>
          <w:t>延后</w:t>
        </w:r>
      </w:ins>
      <w:ins w:id="56" w:author="Linyang" w:date="2026-01-09T14:59:46Z">
        <w:r>
          <w:rPr>
            <w:rFonts w:hint="eastAsia" w:ascii="宋体" w:hAnsi="宋体" w:eastAsia="宋体" w:cs="宋体"/>
            <w:b w:val="0"/>
            <w:bCs w:val="0"/>
            <w:color w:val="auto"/>
            <w:sz w:val="24"/>
            <w:szCs w:val="24"/>
            <w:highlight w:val="yellow"/>
            <w:lang w:val="en-US" w:eastAsia="zh-CN"/>
          </w:rPr>
          <w:t>付款</w:t>
        </w:r>
      </w:ins>
      <w:ins w:id="57" w:author="Linyang" w:date="2026-01-09T15:00:08Z">
        <w:r>
          <w:rPr>
            <w:rFonts w:hint="eastAsia" w:ascii="宋体" w:hAnsi="宋体" w:eastAsia="宋体" w:cs="宋体"/>
            <w:b w:val="0"/>
            <w:bCs w:val="0"/>
            <w:color w:val="auto"/>
            <w:sz w:val="24"/>
            <w:szCs w:val="24"/>
            <w:highlight w:val="yellow"/>
            <w:lang w:val="en-US" w:eastAsia="zh-CN"/>
          </w:rPr>
          <w:t>，</w:t>
        </w:r>
      </w:ins>
      <w:ins w:id="58" w:author="Linyang" w:date="2026-01-09T15:00:09Z">
        <w:r>
          <w:rPr>
            <w:rFonts w:hint="eastAsia" w:ascii="宋体" w:hAnsi="宋体" w:eastAsia="宋体" w:cs="宋体"/>
            <w:b w:val="0"/>
            <w:bCs w:val="0"/>
            <w:color w:val="auto"/>
            <w:sz w:val="24"/>
            <w:szCs w:val="24"/>
            <w:highlight w:val="yellow"/>
            <w:lang w:val="en-US" w:eastAsia="zh-CN"/>
          </w:rPr>
          <w:t>不</w:t>
        </w:r>
      </w:ins>
      <w:ins w:id="59" w:author="Linyang" w:date="2026-01-09T15:00:10Z">
        <w:r>
          <w:rPr>
            <w:rFonts w:hint="eastAsia" w:ascii="宋体" w:hAnsi="宋体" w:eastAsia="宋体" w:cs="宋体"/>
            <w:b w:val="0"/>
            <w:bCs w:val="0"/>
            <w:color w:val="auto"/>
            <w:sz w:val="24"/>
            <w:szCs w:val="24"/>
            <w:highlight w:val="yellow"/>
            <w:lang w:val="en-US" w:eastAsia="zh-CN"/>
          </w:rPr>
          <w:t>算</w:t>
        </w:r>
      </w:ins>
      <w:ins w:id="60" w:author="Linyang" w:date="2026-01-09T15:00:12Z">
        <w:r>
          <w:rPr>
            <w:rFonts w:hint="eastAsia" w:ascii="宋体" w:hAnsi="宋体" w:eastAsia="宋体" w:cs="宋体"/>
            <w:b w:val="0"/>
            <w:bCs w:val="0"/>
            <w:color w:val="auto"/>
            <w:sz w:val="24"/>
            <w:szCs w:val="24"/>
            <w:highlight w:val="yellow"/>
            <w:lang w:val="en-US" w:eastAsia="zh-CN"/>
          </w:rPr>
          <w:t>作</w:t>
        </w:r>
      </w:ins>
      <w:ins w:id="61" w:author="Linyang" w:date="2026-01-09T15:00:13Z">
        <w:r>
          <w:rPr>
            <w:rFonts w:hint="eastAsia" w:ascii="宋体" w:hAnsi="宋体" w:eastAsia="宋体" w:cs="宋体"/>
            <w:b w:val="0"/>
            <w:bCs w:val="0"/>
            <w:color w:val="auto"/>
            <w:sz w:val="24"/>
            <w:szCs w:val="24"/>
            <w:highlight w:val="yellow"/>
            <w:lang w:val="en-US" w:eastAsia="zh-CN"/>
          </w:rPr>
          <w:t>甲方</w:t>
        </w:r>
      </w:ins>
      <w:ins w:id="62" w:author="Linyang" w:date="2026-01-09T15:00:15Z">
        <w:r>
          <w:rPr>
            <w:rFonts w:hint="eastAsia" w:ascii="宋体" w:hAnsi="宋体" w:eastAsia="宋体" w:cs="宋体"/>
            <w:b w:val="0"/>
            <w:bCs w:val="0"/>
            <w:color w:val="auto"/>
            <w:sz w:val="24"/>
            <w:szCs w:val="24"/>
            <w:highlight w:val="yellow"/>
            <w:lang w:val="en-US" w:eastAsia="zh-CN"/>
          </w:rPr>
          <w:t>违约。</w:t>
        </w:r>
      </w:ins>
    </w:p>
    <w:p w14:paraId="7E5DF32D">
      <w:pPr>
        <w:pStyle w:val="8"/>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若因甲方违约造成协议期满前终止合作的，甲方可以继续售卖未销售的产品。经乙方同意退货的，退货产生的物流仓储费用全部由甲方承担。甲方还应对乙方因此产生的直接损失给予补偿。</w:t>
      </w:r>
    </w:p>
    <w:p w14:paraId="10DDA676">
      <w:pPr>
        <w:pStyle w:val="8"/>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乙方供应的货品若货不对版、夹杂违规内容（如礼品卡、刷单、索评小卡片等）不符合销售国质量要求、亚马逊平台标准或双方约定，甲方有权拒付相应采购货款，对于此前已经支付的货款，有权进行追回，并要求乙方赔偿由此造成的账号损失。因乙方货品质量问题或部件缺陷造成人身伤亡或财产损失的，由乙方承担全部法律责任，并赔偿甲方因此遭受的一切损失。</w:t>
      </w:r>
    </w:p>
    <w:p w14:paraId="22B1B080">
      <w:pPr>
        <w:pStyle w:val="8"/>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若乙方行为导致账号被亚马逊平台罚款，包括但不限于违反出口国、销售国法律法规、违反亚马逊平台规则、质量低劣、未按照要求发货至亚马逊等原因，该罚款由乙方承担，甲方有权在应付乙方采购货款中予以扣除。若乙方的违规行为还导致甲方账号权重受严重影响（1次严重警告或3次一般警告），甲方有权单方解除协议并要求乙方支付采购总额20%的违约金。若违约金不足以弥补甲方损失，乙方应继续赔偿。</w:t>
      </w:r>
    </w:p>
    <w:p w14:paraId="695BCA8F">
      <w:pPr>
        <w:pStyle w:val="8"/>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乙方违反独家销售承诺的，需按该货品在甲方平台销售价乘以采购数量的3倍支付违约金。若违约金不足以弥补甲方损失，乙方应继续赔偿。</w:t>
      </w:r>
    </w:p>
    <w:p w14:paraId="3844DF25">
      <w:pPr>
        <w:pStyle w:val="8"/>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合作期间，若一方决定某一产品停止与对方合作，需提前三个月书面通知对方，甲方应确保该产品在亚马逊的所有库存（包括在途和在库）得到妥善处理，甲方可选择消耗掉库存或根据本协议约定退回货品。若因甲方原因未能妥善处理库存的，则甲方须向乙方支付相当于该产品在亚马逊当前所有库存（包括在途和在库）的采购总价的10%作为违约金。相反，若是因乙方原因未能妥善处理的，乙方向甲方支付采购总价的10%作为违约金。</w:t>
      </w:r>
    </w:p>
    <w:p w14:paraId="75CDCC07">
      <w:pPr>
        <w:pStyle w:val="8"/>
        <w:numPr>
          <w:ilvl w:val="0"/>
          <w:numId w:val="0"/>
        </w:numPr>
        <w:spacing w:line="500" w:lineRule="atLeast"/>
        <w:ind w:left="420" w:leftChars="0"/>
        <w:outlineLvl w:val="0"/>
        <w:rPr>
          <w:rFonts w:hint="eastAsia" w:ascii="宋体" w:hAnsi="宋体" w:eastAsia="宋体" w:cs="宋体"/>
          <w:b w:val="0"/>
          <w:bCs w:val="0"/>
          <w:color w:val="auto"/>
          <w:sz w:val="24"/>
          <w:szCs w:val="24"/>
          <w:lang w:val="en-US" w:eastAsia="zh-CN"/>
        </w:rPr>
      </w:pPr>
    </w:p>
    <w:p w14:paraId="196D9836">
      <w:pPr>
        <w:numPr>
          <w:ilvl w:val="0"/>
          <w:numId w:val="2"/>
        </w:numPr>
        <w:spacing w:line="500" w:lineRule="atLeast"/>
        <w:ind w:left="0" w:leftChars="0" w:firstLine="0" w:firstLineChars="0"/>
        <w:outlineLvl w:val="0"/>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协议解除、终止与库存处理</w:t>
      </w:r>
    </w:p>
    <w:p w14:paraId="2C5ED5BC">
      <w:pPr>
        <w:pStyle w:val="8"/>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协议解除或终止时的处理：本协议若解除或终止，甲乙双方应秉持友好协商的原则，就亚马逊平台上的库存货品销售以及甲方海外仓库中的货品清退事宜进行商讨。甲方保留权利，依据亚马逊平台的相关规则，向乙方收取一定比例的亚马逊存货质保金。具体质保金的金额、支付方式及清退流程等事项，将由双方另行签订清退协议以明确。</w:t>
      </w:r>
    </w:p>
    <w:p w14:paraId="686BA01A">
      <w:pPr>
        <w:pStyle w:val="8"/>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协议终止与未售货品处理：若乙方提前解除本协议或因乙方违约行为导致本协议提前终止，乙方除赔偿损失外，对于未售出的货品，甲方有权选择继续销售或要求乙方进行退货退款处理。退货过程中产生的物流、仓储费用以及可能涉及的税费，均应由乙方承担。</w:t>
      </w:r>
    </w:p>
    <w:p w14:paraId="30E6FA8B">
      <w:pPr>
        <w:pStyle w:val="8"/>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不论何种原因需要清退货品时，乙方应在甲方指定期限内进行清退，若乙方未能按照要求清退，则乙方需向甲方支付该货品在亚马逊平台上当前在库和在途库存数量与销售价格的乘积总额作为违约金。</w:t>
      </w:r>
    </w:p>
    <w:p w14:paraId="40F9981D">
      <w:pPr>
        <w:pStyle w:val="8"/>
        <w:numPr>
          <w:ilvl w:val="0"/>
          <w:numId w:val="0"/>
        </w:numPr>
        <w:spacing w:line="500" w:lineRule="atLeast"/>
        <w:ind w:left="420" w:leftChars="0"/>
        <w:outlineLvl w:val="0"/>
        <w:rPr>
          <w:rFonts w:hint="eastAsia" w:ascii="宋体" w:hAnsi="宋体" w:eastAsia="宋体" w:cs="宋体"/>
          <w:b w:val="0"/>
          <w:bCs w:val="0"/>
          <w:color w:val="auto"/>
          <w:sz w:val="24"/>
          <w:szCs w:val="24"/>
          <w:lang w:val="en-US" w:eastAsia="zh-CN"/>
        </w:rPr>
      </w:pPr>
    </w:p>
    <w:p w14:paraId="401F78ED">
      <w:pPr>
        <w:pStyle w:val="8"/>
        <w:numPr>
          <w:ilvl w:val="0"/>
          <w:numId w:val="2"/>
        </w:numPr>
        <w:spacing w:line="500" w:lineRule="atLeast"/>
        <w:ind w:left="0" w:leftChars="0" w:firstLine="0" w:firstLineChars="0"/>
        <w:outlineLvl w:val="0"/>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保密责任</w:t>
      </w:r>
    </w:p>
    <w:p w14:paraId="69FFECEB">
      <w:pPr>
        <w:pStyle w:val="8"/>
        <w:numPr>
          <w:ilvl w:val="0"/>
          <w:numId w:val="0"/>
        </w:numPr>
        <w:spacing w:line="500" w:lineRule="atLeast"/>
        <w:ind w:leftChars="0" w:firstLine="480" w:firstLineChars="20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本协议期内及协议终止或期满后，双方均应对其在服务过程中知悉（不论通过何种方式或途径）或获取对方的任何技术、数据、软件、商业或生产经营方面的商业秘密承担保密义务。未经一方书面同意，另一方不得将营销策划、客户资料、客户反馈信息及其他商业秘密以任何方式泄露给任何第三方，不得将获知的商业秘密用于本协议明确约定以外任何目的。给对方造成损失的，另一方应当承担赔偿责任。</w:t>
      </w:r>
    </w:p>
    <w:p w14:paraId="6F058E01">
      <w:pPr>
        <w:pStyle w:val="8"/>
        <w:numPr>
          <w:ilvl w:val="0"/>
          <w:numId w:val="0"/>
        </w:numPr>
        <w:spacing w:line="500" w:lineRule="atLeast"/>
        <w:ind w:leftChars="0" w:firstLine="480" w:firstLineChars="200"/>
        <w:outlineLvl w:val="0"/>
        <w:rPr>
          <w:rFonts w:hint="eastAsia" w:ascii="宋体" w:hAnsi="宋体" w:eastAsia="宋体" w:cs="宋体"/>
          <w:b w:val="0"/>
          <w:bCs w:val="0"/>
          <w:color w:val="auto"/>
          <w:sz w:val="24"/>
          <w:szCs w:val="24"/>
          <w:lang w:val="en-US" w:eastAsia="zh-CN"/>
        </w:rPr>
      </w:pPr>
    </w:p>
    <w:p w14:paraId="2CA9A28B">
      <w:pPr>
        <w:pStyle w:val="8"/>
        <w:numPr>
          <w:ilvl w:val="0"/>
          <w:numId w:val="2"/>
        </w:numPr>
        <w:spacing w:line="500" w:lineRule="atLeast"/>
        <w:ind w:left="0" w:leftChars="0" w:firstLine="0" w:firstLineChars="0"/>
        <w:outlineLvl w:val="0"/>
        <w:rPr>
          <w:rFonts w:hint="eastAsia" w:ascii="宋体" w:hAnsi="宋体" w:eastAsia="宋体" w:cs="宋体"/>
          <w:b/>
          <w:bCs/>
          <w:color w:val="auto"/>
          <w:sz w:val="24"/>
          <w:szCs w:val="24"/>
        </w:rPr>
      </w:pPr>
      <w:r>
        <w:rPr>
          <w:rFonts w:hint="eastAsia" w:ascii="宋体" w:hAnsi="宋体" w:eastAsia="宋体" w:cs="宋体"/>
          <w:b/>
          <w:bCs/>
          <w:color w:val="auto"/>
          <w:sz w:val="24"/>
          <w:szCs w:val="24"/>
          <w:lang w:val="en-US" w:eastAsia="zh-CN"/>
        </w:rPr>
        <w:t xml:space="preserve"> </w:t>
      </w:r>
      <w:r>
        <w:rPr>
          <w:rFonts w:hint="eastAsia" w:ascii="宋体" w:hAnsi="宋体" w:eastAsia="宋体" w:cs="宋体"/>
          <w:b/>
          <w:bCs/>
          <w:color w:val="auto"/>
          <w:sz w:val="24"/>
          <w:szCs w:val="24"/>
        </w:rPr>
        <w:t>担保条款</w:t>
      </w:r>
    </w:p>
    <w:p w14:paraId="69E72259">
      <w:pPr>
        <w:spacing w:line="500" w:lineRule="atLeast"/>
        <w:ind w:firstLine="480" w:firstLineChars="200"/>
        <w:outlineLvl w:val="0"/>
        <w:rPr>
          <w:rFonts w:hint="eastAsia" w:ascii="宋体" w:hAnsi="宋体" w:eastAsia="宋体" w:cs="宋体"/>
          <w:color w:val="auto"/>
          <w:sz w:val="24"/>
          <w:szCs w:val="24"/>
        </w:rPr>
      </w:pPr>
      <w:r>
        <w:rPr>
          <w:rFonts w:hint="eastAsia" w:ascii="宋体" w:hAnsi="宋体" w:eastAsia="宋体" w:cs="宋体"/>
          <w:color w:val="auto"/>
          <w:sz w:val="24"/>
          <w:szCs w:val="24"/>
        </w:rPr>
        <w:t xml:space="preserve">为担保甲方按照本合同约定承担本合同项下全部履约责任，丙方即深圳云舟跨境网络有限公司自愿作为甲方的履约担保人，丙方连带担保甲方的全部履约责任（包括但不限于本合同项下甲方应承担的货款及各类服务费、违约金、赔偿金、经济损失、为实现债权而产生的费用如律师费、诉讼仲裁费、保全费、差旅费等），直至甲方承担完毕本合同项下全部履约责任止。 </w:t>
      </w:r>
    </w:p>
    <w:p w14:paraId="244C548D">
      <w:pPr>
        <w:pStyle w:val="8"/>
        <w:numPr>
          <w:ilvl w:val="0"/>
          <w:numId w:val="0"/>
        </w:numPr>
        <w:spacing w:line="500" w:lineRule="atLeast"/>
        <w:ind w:leftChars="0"/>
        <w:outlineLvl w:val="0"/>
        <w:rPr>
          <w:rFonts w:hint="eastAsia" w:ascii="宋体" w:hAnsi="宋体" w:eastAsia="宋体" w:cs="宋体"/>
          <w:b w:val="0"/>
          <w:bCs w:val="0"/>
          <w:color w:val="auto"/>
          <w:sz w:val="24"/>
          <w:szCs w:val="24"/>
          <w:lang w:val="en-US" w:eastAsia="zh-CN"/>
        </w:rPr>
      </w:pPr>
    </w:p>
    <w:p w14:paraId="5BE3C41A">
      <w:pPr>
        <w:pStyle w:val="8"/>
        <w:numPr>
          <w:ilvl w:val="0"/>
          <w:numId w:val="2"/>
        </w:numPr>
        <w:spacing w:line="500" w:lineRule="atLeast"/>
        <w:ind w:left="0" w:leftChars="0" w:firstLine="0" w:firstLineChars="0"/>
        <w:outlineLvl w:val="0"/>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不可抗力</w:t>
      </w:r>
    </w:p>
    <w:p w14:paraId="72670676">
      <w:pPr>
        <w:pStyle w:val="8"/>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因不可抗力造成损失的，双方互不承担责任。</w:t>
      </w:r>
    </w:p>
    <w:p w14:paraId="6F149FE2">
      <w:pPr>
        <w:pStyle w:val="8"/>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如发生疫情、罢工、战争、台风、地震、雷击、火灾、洪水、自然灾害、政府行为等不可预见、发生和后果无法阻止、无法避免的事件影响合同的履行或者不能按约定的条件履行时，遇不可抗力事件的一方，应立即将信息情况书面通知对方，并提供合同不能履行、或者部分不能履行、或者需要延期履行的理由及相关证明，由双方按照事故对履行合同的影响程度协调解决解除合同，或部分免除履行合同的责任，或延期履行合同。</w:t>
      </w:r>
    </w:p>
    <w:p w14:paraId="7FC36458">
      <w:pPr>
        <w:pStyle w:val="8"/>
        <w:numPr>
          <w:ilvl w:val="0"/>
          <w:numId w:val="0"/>
        </w:numPr>
        <w:spacing w:line="500" w:lineRule="atLeast"/>
        <w:outlineLvl w:val="0"/>
        <w:rPr>
          <w:rFonts w:hint="eastAsia" w:ascii="宋体" w:hAnsi="宋体" w:eastAsia="宋体" w:cs="宋体"/>
          <w:b w:val="0"/>
          <w:bCs w:val="0"/>
          <w:color w:val="auto"/>
          <w:sz w:val="24"/>
          <w:szCs w:val="24"/>
          <w:lang w:val="en-US" w:eastAsia="zh-CN"/>
        </w:rPr>
      </w:pPr>
    </w:p>
    <w:p w14:paraId="3B9C90E9">
      <w:pPr>
        <w:pStyle w:val="8"/>
        <w:numPr>
          <w:ilvl w:val="0"/>
          <w:numId w:val="2"/>
        </w:numPr>
        <w:spacing w:line="500" w:lineRule="atLeast"/>
        <w:ind w:left="0" w:leftChars="0" w:firstLine="0" w:firstLineChars="0"/>
        <w:outlineLvl w:val="0"/>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通知送达</w:t>
      </w:r>
    </w:p>
    <w:p w14:paraId="465BA655">
      <w:pPr>
        <w:pStyle w:val="8"/>
        <w:numPr>
          <w:ilvl w:val="0"/>
          <w:numId w:val="0"/>
        </w:numPr>
        <w:spacing w:line="500" w:lineRule="atLeast"/>
        <w:ind w:leftChars="0" w:firstLine="480" w:firstLineChars="20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甲乙丙三方因履行本协议相互发出或提供的所有通知、文件、资料，均应按本协议中明确列出的地址或电子邮箱进行送达。若任一方发生通知方式的变更，应及时以书面形式通知对方。未及时通知造成损失的，通知方不承担任何责任。一方使用电子邮件向另一方发送的通知发送成功，并显示对方邮箱已接收时，即视为已有效送达。一方若采用邮寄方式，以签收日或被退回之日视为送达日期。</w:t>
      </w:r>
    </w:p>
    <w:p w14:paraId="3B2C7932">
      <w:pPr>
        <w:pStyle w:val="8"/>
        <w:numPr>
          <w:ilvl w:val="0"/>
          <w:numId w:val="0"/>
        </w:numPr>
        <w:spacing w:line="500" w:lineRule="atLeast"/>
        <w:ind w:leftChars="0"/>
        <w:outlineLvl w:val="0"/>
        <w:rPr>
          <w:rFonts w:hint="eastAsia" w:ascii="宋体" w:hAnsi="宋体" w:eastAsia="宋体" w:cs="宋体"/>
          <w:b w:val="0"/>
          <w:bCs w:val="0"/>
          <w:color w:val="auto"/>
          <w:sz w:val="24"/>
          <w:szCs w:val="24"/>
          <w:lang w:val="en-US" w:eastAsia="zh-CN"/>
        </w:rPr>
      </w:pPr>
    </w:p>
    <w:p w14:paraId="37B43A92">
      <w:pPr>
        <w:pStyle w:val="8"/>
        <w:numPr>
          <w:ilvl w:val="0"/>
          <w:numId w:val="2"/>
        </w:numPr>
        <w:spacing w:line="500" w:lineRule="atLeast"/>
        <w:ind w:left="0" w:leftChars="0" w:firstLine="0" w:firstLineChars="0"/>
        <w:outlineLvl w:val="0"/>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其它约定</w:t>
      </w:r>
    </w:p>
    <w:p w14:paraId="408B952F">
      <w:pPr>
        <w:pStyle w:val="8"/>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本协议自甲乙丙三方签字盖章之日起正式生效。本协议一式叁份，甲乙丙三方各执壹份，具有同等法律效力。</w:t>
      </w:r>
    </w:p>
    <w:p w14:paraId="2BD97B72">
      <w:pPr>
        <w:pStyle w:val="8"/>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甲乙丙三方在履行本协议过程中，对本协议任何内容的修改或补充均应另行签署书面的补充协议，补充协议与本合同具有同等法律效力。</w:t>
      </w:r>
    </w:p>
    <w:p w14:paraId="2E1CA0AB">
      <w:pPr>
        <w:pStyle w:val="8"/>
        <w:numPr>
          <w:ilvl w:val="1"/>
          <w:numId w:val="2"/>
        </w:numPr>
        <w:spacing w:line="500" w:lineRule="atLeast"/>
        <w:ind w:left="840" w:leftChars="0" w:hanging="420" w:firstLineChars="0"/>
        <w:outlineLvl w:val="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若三方因本协议项下发生的任何争议应先通过友好协商的方式解决，若双方未能达成一致，任何一方有权将争议提交深圳国际仲裁院解决。本协议的签订、效力、解释、执行以及因本协议引起的任何争议经受中华人民共和国现行有效法律法规的约束，并依据这些法律进行解释和裁决。</w:t>
      </w:r>
    </w:p>
    <w:p w14:paraId="57E982B2">
      <w:pPr>
        <w:spacing w:line="500" w:lineRule="atLeast"/>
        <w:ind w:firstLine="482" w:firstLineChars="200"/>
        <w:jc w:val="both"/>
        <w:outlineLvl w:val="0"/>
        <w:rPr>
          <w:rFonts w:hint="eastAsia" w:ascii="宋体" w:hAnsi="宋体" w:eastAsia="宋体" w:cs="宋体"/>
          <w:b/>
          <w:bCs/>
          <w:color w:val="auto"/>
          <w:sz w:val="24"/>
          <w:szCs w:val="24"/>
        </w:rPr>
      </w:pPr>
      <w:r>
        <w:rPr>
          <w:rFonts w:hint="eastAsia" w:ascii="宋体" w:hAnsi="宋体" w:eastAsia="宋体" w:cs="宋体"/>
          <w:b/>
          <w:bCs/>
          <w:color w:val="auto"/>
          <w:sz w:val="24"/>
          <w:szCs w:val="24"/>
        </w:rPr>
        <w:t>（以下无正文）</w:t>
      </w:r>
    </w:p>
    <w:p w14:paraId="6BE41E79">
      <w:pPr>
        <w:spacing w:line="500" w:lineRule="atLeast"/>
        <w:outlineLvl w:val="0"/>
        <w:rPr>
          <w:rFonts w:hint="eastAsia" w:ascii="宋体" w:hAnsi="宋体" w:eastAsia="宋体" w:cs="宋体"/>
          <w:color w:val="auto"/>
          <w:sz w:val="24"/>
          <w:szCs w:val="24"/>
        </w:rPr>
      </w:pPr>
    </w:p>
    <w:p w14:paraId="0E43445C">
      <w:pPr>
        <w:spacing w:line="500" w:lineRule="atLeast"/>
        <w:ind w:firstLine="480" w:firstLineChars="200"/>
        <w:outlineLvl w:val="0"/>
        <w:rPr>
          <w:rFonts w:hint="eastAsia" w:ascii="宋体" w:hAnsi="宋体" w:eastAsia="宋体" w:cs="宋体"/>
          <w:color w:val="auto"/>
          <w:sz w:val="24"/>
          <w:szCs w:val="24"/>
        </w:rPr>
      </w:pPr>
      <w:r>
        <w:rPr>
          <w:rFonts w:hint="eastAsia" w:ascii="宋体" w:hAnsi="宋体" w:eastAsia="宋体" w:cs="宋体"/>
          <w:color w:val="auto"/>
          <w:sz w:val="24"/>
          <w:szCs w:val="24"/>
        </w:rPr>
        <w:t xml:space="preserve">甲方（盖章）：                           </w:t>
      </w:r>
    </w:p>
    <w:p w14:paraId="024119E5">
      <w:pPr>
        <w:spacing w:line="500" w:lineRule="atLeast"/>
        <w:ind w:firstLine="480" w:firstLineChars="200"/>
        <w:outlineLvl w:val="0"/>
        <w:rPr>
          <w:rFonts w:hint="eastAsia" w:ascii="宋体" w:hAnsi="宋体" w:eastAsia="宋体" w:cs="宋体"/>
          <w:color w:val="auto"/>
          <w:sz w:val="24"/>
          <w:szCs w:val="24"/>
        </w:rPr>
      </w:pPr>
      <w:r>
        <w:rPr>
          <w:rFonts w:hint="eastAsia" w:ascii="宋体" w:hAnsi="宋体" w:eastAsia="宋体" w:cs="宋体"/>
          <w:color w:val="auto"/>
          <w:sz w:val="24"/>
          <w:szCs w:val="24"/>
        </w:rPr>
        <w:t>代表（签字）：</w:t>
      </w:r>
    </w:p>
    <w:p w14:paraId="52FA0A95">
      <w:pPr>
        <w:spacing w:line="500" w:lineRule="atLeast"/>
        <w:ind w:firstLine="480" w:firstLineChars="200"/>
        <w:outlineLvl w:val="0"/>
        <w:rPr>
          <w:rFonts w:hint="eastAsia" w:ascii="宋体" w:hAnsi="宋体" w:eastAsia="宋体" w:cs="宋体"/>
          <w:color w:val="auto"/>
          <w:sz w:val="24"/>
          <w:szCs w:val="24"/>
        </w:rPr>
      </w:pPr>
    </w:p>
    <w:p w14:paraId="09FD5513">
      <w:pPr>
        <w:spacing w:line="500" w:lineRule="atLeast"/>
        <w:ind w:firstLine="480" w:firstLineChars="200"/>
        <w:outlineLvl w:val="0"/>
        <w:rPr>
          <w:rFonts w:hint="eastAsia" w:ascii="宋体" w:hAnsi="宋体" w:eastAsia="宋体" w:cs="宋体"/>
          <w:color w:val="auto"/>
          <w:sz w:val="24"/>
          <w:szCs w:val="24"/>
        </w:rPr>
      </w:pPr>
    </w:p>
    <w:p w14:paraId="384BACAF">
      <w:pPr>
        <w:spacing w:line="500" w:lineRule="atLeast"/>
        <w:ind w:firstLine="480" w:firstLineChars="200"/>
        <w:outlineLvl w:val="0"/>
        <w:rPr>
          <w:rFonts w:hint="eastAsia" w:ascii="宋体" w:hAnsi="宋体" w:eastAsia="宋体" w:cs="宋体"/>
          <w:color w:val="auto"/>
          <w:sz w:val="24"/>
          <w:szCs w:val="24"/>
        </w:rPr>
      </w:pPr>
    </w:p>
    <w:p w14:paraId="37C56140">
      <w:pPr>
        <w:spacing w:line="500" w:lineRule="atLeast"/>
        <w:ind w:firstLine="480" w:firstLineChars="200"/>
        <w:outlineLvl w:val="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 xml:space="preserve">乙方（盖章）：         </w:t>
      </w: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rPr>
        <w:t xml:space="preserve">  </w:t>
      </w:r>
      <w:r>
        <w:rPr>
          <w:rFonts w:hint="eastAsia" w:ascii="宋体" w:hAnsi="宋体" w:eastAsia="宋体" w:cs="宋体"/>
          <w:color w:val="auto"/>
          <w:sz w:val="24"/>
          <w:szCs w:val="24"/>
          <w:lang w:val="en-US" w:eastAsia="zh-CN"/>
        </w:rPr>
        <w:t xml:space="preserve">         </w:t>
      </w:r>
    </w:p>
    <w:p w14:paraId="5E5112F2">
      <w:pPr>
        <w:spacing w:line="500" w:lineRule="atLeast"/>
        <w:ind w:firstLine="480" w:firstLineChars="200"/>
        <w:outlineLvl w:val="0"/>
        <w:rPr>
          <w:rFonts w:hint="eastAsia" w:ascii="宋体" w:hAnsi="宋体" w:eastAsia="宋体" w:cs="宋体"/>
          <w:color w:val="auto"/>
          <w:sz w:val="24"/>
          <w:szCs w:val="24"/>
        </w:rPr>
      </w:pPr>
      <w:r>
        <w:rPr>
          <w:rFonts w:hint="eastAsia" w:ascii="宋体" w:hAnsi="宋体" w:eastAsia="宋体" w:cs="宋体"/>
          <w:color w:val="auto"/>
          <w:sz w:val="24"/>
          <w:szCs w:val="24"/>
        </w:rPr>
        <w:t>代表（签字）：</w:t>
      </w:r>
    </w:p>
    <w:p w14:paraId="24A84D01">
      <w:pPr>
        <w:spacing w:line="500" w:lineRule="atLeast"/>
        <w:ind w:firstLine="480" w:firstLineChars="200"/>
        <w:outlineLvl w:val="0"/>
        <w:rPr>
          <w:rFonts w:hint="eastAsia" w:ascii="宋体" w:hAnsi="宋体" w:eastAsia="宋体" w:cs="宋体"/>
          <w:color w:val="auto"/>
          <w:sz w:val="24"/>
          <w:szCs w:val="24"/>
        </w:rPr>
      </w:pPr>
    </w:p>
    <w:p w14:paraId="16BF4A3A">
      <w:pPr>
        <w:spacing w:line="500" w:lineRule="atLeast"/>
        <w:ind w:firstLine="480" w:firstLineChars="200"/>
        <w:outlineLvl w:val="0"/>
        <w:rPr>
          <w:rFonts w:hint="eastAsia" w:ascii="宋体" w:hAnsi="宋体" w:eastAsia="宋体" w:cs="宋体"/>
          <w:color w:val="auto"/>
          <w:sz w:val="24"/>
          <w:szCs w:val="24"/>
        </w:rPr>
      </w:pPr>
    </w:p>
    <w:p w14:paraId="0D6A0C55">
      <w:pPr>
        <w:spacing w:line="500" w:lineRule="atLeast"/>
        <w:ind w:firstLine="480" w:firstLineChars="200"/>
        <w:outlineLvl w:val="0"/>
        <w:rPr>
          <w:rFonts w:hint="eastAsia" w:ascii="宋体" w:hAnsi="宋体" w:eastAsia="宋体" w:cs="宋体"/>
          <w:color w:val="auto"/>
          <w:sz w:val="24"/>
          <w:szCs w:val="24"/>
        </w:rPr>
      </w:pPr>
    </w:p>
    <w:p w14:paraId="1296C388">
      <w:pPr>
        <w:spacing w:line="500" w:lineRule="atLeast"/>
        <w:ind w:firstLine="480" w:firstLineChars="200"/>
        <w:outlineLvl w:val="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eastAsia="zh-CN"/>
        </w:rPr>
        <w:t>丙</w:t>
      </w:r>
      <w:r>
        <w:rPr>
          <w:rFonts w:hint="eastAsia" w:ascii="宋体" w:hAnsi="宋体" w:eastAsia="宋体" w:cs="宋体"/>
          <w:color w:val="auto"/>
          <w:sz w:val="24"/>
          <w:szCs w:val="24"/>
        </w:rPr>
        <w:t xml:space="preserve">方（盖章）：         </w:t>
      </w: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rPr>
        <w:t xml:space="preserve">  </w:t>
      </w:r>
      <w:r>
        <w:rPr>
          <w:rFonts w:hint="eastAsia" w:ascii="宋体" w:hAnsi="宋体" w:eastAsia="宋体" w:cs="宋体"/>
          <w:color w:val="auto"/>
          <w:sz w:val="24"/>
          <w:szCs w:val="24"/>
          <w:lang w:val="en-US" w:eastAsia="zh-CN"/>
        </w:rPr>
        <w:t xml:space="preserve">         </w:t>
      </w:r>
    </w:p>
    <w:p w14:paraId="19FD32CB">
      <w:pPr>
        <w:spacing w:line="500" w:lineRule="atLeast"/>
        <w:ind w:firstLine="480" w:firstLineChars="200"/>
        <w:outlineLvl w:val="0"/>
        <w:rPr>
          <w:rFonts w:hint="eastAsia" w:ascii="宋体" w:hAnsi="宋体" w:eastAsia="宋体" w:cs="宋体"/>
          <w:color w:val="auto"/>
        </w:rPr>
      </w:pPr>
      <w:r>
        <w:rPr>
          <w:rFonts w:hint="eastAsia" w:ascii="宋体" w:hAnsi="宋体" w:eastAsia="宋体" w:cs="宋体"/>
          <w:color w:val="auto"/>
          <w:sz w:val="24"/>
          <w:szCs w:val="24"/>
        </w:rPr>
        <w:t>代表（签字）：</w:t>
      </w:r>
      <w:r>
        <w:rPr>
          <w:rFonts w:hint="eastAsia" w:ascii="宋体" w:hAnsi="宋体" w:eastAsia="宋体" w:cs="宋体"/>
          <w:color w:val="auto"/>
          <w:sz w:val="24"/>
          <w:szCs w:val="24"/>
        </w:rPr>
        <w:br w:type="textWrapping"/>
      </w:r>
      <w:bookmarkStart w:id="0" w:name="_GoBack"/>
      <w:bookmarkEnd w:id="0"/>
    </w:p>
    <w:p w14:paraId="71E3B71F">
      <w:pPr>
        <w:spacing w:line="500" w:lineRule="atLeast"/>
        <w:outlineLvl w:val="0"/>
        <w:rPr>
          <w:rFonts w:hint="eastAsia" w:ascii="宋体" w:hAnsi="宋体" w:eastAsia="宋体" w:cs="宋体"/>
          <w:b/>
          <w:bCs/>
          <w:color w:val="FF0000"/>
          <w:sz w:val="24"/>
          <w:szCs w:val="24"/>
          <w:highlight w:val="none"/>
          <w:lang w:eastAsia="zh-CN"/>
        </w:rPr>
      </w:pPr>
      <w:r>
        <w:rPr>
          <w:rFonts w:hint="eastAsia" w:ascii="宋体" w:hAnsi="宋体" w:eastAsia="宋体" w:cs="宋体"/>
          <w:b/>
          <w:bCs/>
          <w:color w:val="FF0000"/>
          <w:sz w:val="24"/>
          <w:szCs w:val="24"/>
          <w:highlight w:val="none"/>
          <w:lang w:eastAsia="zh-CN"/>
        </w:rPr>
        <w:t>（</w:t>
      </w:r>
      <w:r>
        <w:rPr>
          <w:rFonts w:hint="eastAsia" w:ascii="宋体" w:hAnsi="宋体" w:eastAsia="宋体" w:cs="宋体"/>
          <w:b/>
          <w:bCs/>
          <w:color w:val="FF0000"/>
          <w:sz w:val="24"/>
          <w:szCs w:val="24"/>
          <w:highlight w:val="none"/>
        </w:rPr>
        <w:t>此处加盖</w:t>
      </w:r>
      <w:r>
        <w:rPr>
          <w:rFonts w:hint="eastAsia" w:ascii="宋体" w:hAnsi="宋体" w:eastAsia="宋体" w:cs="宋体"/>
          <w:b/>
          <w:bCs/>
          <w:color w:val="FF0000"/>
          <w:sz w:val="24"/>
          <w:szCs w:val="24"/>
          <w:highlight w:val="none"/>
          <w:lang w:val="en-US" w:eastAsia="zh-CN"/>
        </w:rPr>
        <w:t>甲、</w:t>
      </w:r>
      <w:r>
        <w:rPr>
          <w:rFonts w:hint="eastAsia" w:ascii="宋体" w:hAnsi="宋体" w:eastAsia="宋体" w:cs="宋体"/>
          <w:b/>
          <w:bCs/>
          <w:color w:val="FF0000"/>
          <w:sz w:val="24"/>
          <w:szCs w:val="24"/>
          <w:highlight w:val="none"/>
        </w:rPr>
        <w:t>乙</w:t>
      </w:r>
      <w:r>
        <w:rPr>
          <w:rFonts w:hint="eastAsia" w:ascii="宋体" w:hAnsi="宋体" w:eastAsia="宋体" w:cs="宋体"/>
          <w:b/>
          <w:bCs/>
          <w:color w:val="FF0000"/>
          <w:sz w:val="24"/>
          <w:szCs w:val="24"/>
          <w:highlight w:val="none"/>
          <w:lang w:eastAsia="zh-CN"/>
        </w:rPr>
        <w:t>、</w:t>
      </w:r>
      <w:r>
        <w:rPr>
          <w:rFonts w:hint="eastAsia" w:ascii="宋体" w:hAnsi="宋体" w:eastAsia="宋体" w:cs="宋体"/>
          <w:b/>
          <w:bCs/>
          <w:color w:val="FF0000"/>
          <w:sz w:val="24"/>
          <w:szCs w:val="24"/>
          <w:highlight w:val="none"/>
          <w:lang w:val="en-US" w:eastAsia="zh-CN"/>
        </w:rPr>
        <w:t>丙</w:t>
      </w:r>
      <w:r>
        <w:rPr>
          <w:rFonts w:hint="eastAsia" w:ascii="宋体" w:hAnsi="宋体" w:eastAsia="宋体" w:cs="宋体"/>
          <w:b/>
          <w:bCs/>
          <w:color w:val="FF0000"/>
          <w:sz w:val="24"/>
          <w:szCs w:val="24"/>
          <w:highlight w:val="none"/>
        </w:rPr>
        <w:t>方公司公章</w:t>
      </w:r>
      <w:r>
        <w:rPr>
          <w:rFonts w:hint="eastAsia" w:ascii="宋体" w:hAnsi="宋体" w:eastAsia="宋体" w:cs="宋体"/>
          <w:b/>
          <w:bCs/>
          <w:color w:val="FF0000"/>
          <w:sz w:val="24"/>
          <w:szCs w:val="24"/>
          <w:highlight w:val="none"/>
          <w:lang w:val="en-US" w:eastAsia="zh-CN"/>
        </w:rPr>
        <w:t>和代表签字</w:t>
      </w:r>
      <w:r>
        <w:rPr>
          <w:rFonts w:hint="eastAsia" w:ascii="宋体" w:hAnsi="宋体" w:eastAsia="宋体" w:cs="宋体"/>
          <w:b/>
          <w:bCs/>
          <w:color w:val="FF0000"/>
          <w:sz w:val="24"/>
          <w:szCs w:val="24"/>
          <w:highlight w:val="none"/>
        </w:rPr>
        <w:t>，</w:t>
      </w:r>
      <w:r>
        <w:rPr>
          <w:rFonts w:hint="eastAsia" w:ascii="宋体" w:hAnsi="宋体" w:eastAsia="宋体" w:cs="宋体"/>
          <w:b/>
          <w:bCs/>
          <w:color w:val="FF0000"/>
          <w:sz w:val="24"/>
          <w:szCs w:val="24"/>
          <w:highlight w:val="none"/>
          <w:lang w:val="en-US" w:eastAsia="zh-CN"/>
        </w:rPr>
        <w:t>主体</w:t>
      </w:r>
      <w:r>
        <w:rPr>
          <w:rFonts w:hint="eastAsia" w:ascii="宋体" w:hAnsi="宋体" w:eastAsia="宋体" w:cs="宋体"/>
          <w:b/>
          <w:bCs/>
          <w:color w:val="FF0000"/>
          <w:sz w:val="24"/>
          <w:szCs w:val="24"/>
          <w:highlight w:val="none"/>
        </w:rPr>
        <w:t>名称应与协议首部信息保持一致</w:t>
      </w:r>
      <w:r>
        <w:rPr>
          <w:rFonts w:hint="eastAsia" w:ascii="宋体" w:hAnsi="宋体" w:eastAsia="宋体" w:cs="宋体"/>
          <w:b/>
          <w:bCs/>
          <w:color w:val="FF0000"/>
          <w:sz w:val="24"/>
          <w:szCs w:val="24"/>
          <w:highlight w:val="none"/>
          <w:lang w:eastAsia="zh-CN"/>
        </w:rPr>
        <w:t>）</w:t>
      </w:r>
    </w:p>
    <w:p w14:paraId="3132F964">
      <w:pPr>
        <w:spacing w:line="500" w:lineRule="atLeast"/>
        <w:outlineLvl w:val="0"/>
        <w:rPr>
          <w:rFonts w:hint="eastAsia" w:ascii="宋体" w:hAnsi="宋体" w:eastAsia="宋体" w:cs="宋体"/>
          <w:color w:val="FF0000"/>
          <w:sz w:val="24"/>
          <w:szCs w:val="24"/>
          <w:highlight w:val="none"/>
        </w:rPr>
      </w:pPr>
    </w:p>
    <w:p w14:paraId="334D9523">
      <w:pPr>
        <w:spacing w:line="500" w:lineRule="atLeast"/>
        <w:ind w:firstLine="482" w:firstLineChars="200"/>
        <w:outlineLvl w:val="0"/>
        <w:rPr>
          <w:rFonts w:hint="eastAsia" w:ascii="宋体" w:hAnsi="宋体" w:eastAsia="宋体" w:cs="宋体"/>
          <w:color w:val="auto"/>
          <w:sz w:val="24"/>
          <w:szCs w:val="24"/>
        </w:rPr>
      </w:pPr>
      <w:r>
        <w:rPr>
          <w:rFonts w:hint="eastAsia" w:ascii="宋体" w:hAnsi="宋体" w:eastAsia="宋体" w:cs="宋体"/>
          <w:b/>
          <w:bCs/>
          <w:color w:val="FF0000"/>
          <w:sz w:val="24"/>
          <w:szCs w:val="24"/>
          <w:highlight w:val="none"/>
        </w:rPr>
        <w:t>提示：请确保</w:t>
      </w:r>
      <w:r>
        <w:rPr>
          <w:rFonts w:hint="eastAsia" w:ascii="宋体" w:hAnsi="宋体" w:eastAsia="宋体" w:cs="宋体"/>
          <w:b/>
          <w:bCs/>
          <w:color w:val="FF0000"/>
          <w:sz w:val="24"/>
          <w:szCs w:val="24"/>
          <w:highlight w:val="none"/>
          <w:lang w:val="en-US" w:eastAsia="zh-CN"/>
        </w:rPr>
        <w:t>各</w:t>
      </w:r>
      <w:r>
        <w:rPr>
          <w:rFonts w:hint="eastAsia" w:ascii="宋体" w:hAnsi="宋体" w:eastAsia="宋体" w:cs="宋体"/>
          <w:b/>
          <w:bCs/>
          <w:color w:val="FF0000"/>
          <w:sz w:val="24"/>
          <w:szCs w:val="24"/>
          <w:highlight w:val="none"/>
        </w:rPr>
        <w:t>方加盖的公章为公司现行有效的正式公章（或合同专用章），且签字代表已获得合法有效授权。建议加盖骑缝章以确保协议完整性。</w:t>
      </w:r>
    </w:p>
    <w:sectPr>
      <w:footerReference r:id="rId7" w:type="default"/>
      <w:pgSz w:w="11906" w:h="16838"/>
      <w:pgMar w:top="1440" w:right="1800" w:bottom="1440" w:left="1800" w:header="851" w:footer="992" w:gutter="0"/>
      <w:pgNumType w:fmt="decimal"/>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inyang" w:date="2026-01-12T20:02:23Z" w:initials="">
    <w:p w14:paraId="70FA3740">
      <w:pPr>
        <w:pStyle w:val="2"/>
        <w:rPr>
          <w:rFonts w:hint="eastAsia"/>
          <w:lang w:val="en-US" w:eastAsia="zh-CN"/>
        </w:rPr>
      </w:pPr>
      <w:r>
        <w:rPr>
          <w:rFonts w:hint="eastAsia"/>
          <w:lang w:val="en-US" w:eastAsia="zh-CN"/>
        </w:rPr>
        <w:t>按实际约定勾选目标结算周期和出账日期，其余选项可手写划掉、或在线编辑删除后打印纸质版；</w:t>
      </w:r>
    </w:p>
    <w:p w14:paraId="29537131">
      <w:pPr>
        <w:pStyle w:val="2"/>
        <w:rPr>
          <w:rFonts w:hint="eastAsia"/>
          <w:lang w:val="en-US" w:eastAsia="zh-CN"/>
        </w:rPr>
      </w:pPr>
      <w:r>
        <w:rPr>
          <w:rFonts w:hint="eastAsia"/>
          <w:lang w:val="en-US" w:eastAsia="zh-CN"/>
        </w:rPr>
        <w:t>财务结算周期、默认费率、出账日期提示：</w:t>
      </w:r>
    </w:p>
    <w:p w14:paraId="710A758F">
      <w:pPr>
        <w:pStyle w:val="2"/>
        <w:rPr>
          <w:rFonts w:hint="eastAsia"/>
          <w:lang w:val="en-US" w:eastAsia="zh-CN"/>
        </w:rPr>
      </w:pPr>
      <w:r>
        <w:rPr>
          <w:rFonts w:hint="eastAsia"/>
          <w:lang w:val="en-US" w:eastAsia="zh-CN"/>
        </w:rPr>
        <w:t>T30 2% 每月10/25日；</w:t>
      </w:r>
    </w:p>
    <w:p w14:paraId="38C59C21">
      <w:pPr>
        <w:pStyle w:val="2"/>
        <w:rPr>
          <w:rFonts w:hint="eastAsia"/>
          <w:lang w:val="en-US" w:eastAsia="zh-CN"/>
        </w:rPr>
      </w:pPr>
      <w:r>
        <w:rPr>
          <w:rFonts w:hint="eastAsia"/>
          <w:lang w:val="en-US" w:eastAsia="zh-CN"/>
        </w:rPr>
        <w:t>T60 1% 和 T90 0%，每月10日；</w:t>
      </w:r>
    </w:p>
    <w:p w14:paraId="6DA51A10">
      <w:pPr>
        <w:pStyle w:val="2"/>
        <w:rPr>
          <w:rFonts w:hint="eastAsia"/>
          <w:lang w:val="en-US" w:eastAsia="zh-CN"/>
        </w:rPr>
      </w:pPr>
      <w:r>
        <w:rPr>
          <w:rFonts w:hint="eastAsia"/>
          <w:lang w:val="en-US" w:eastAsia="zh-CN"/>
        </w:rPr>
        <w:t>T15 2.5% 每月3/10/17/24日；</w:t>
      </w:r>
    </w:p>
    <w:p w14:paraId="5A45B950">
      <w:pPr>
        <w:pStyle w:val="2"/>
        <w:rPr>
          <w:rFonts w:hint="default"/>
          <w:lang w:val="en-US" w:eastAsia="zh-CN"/>
        </w:rPr>
      </w:pPr>
      <w:r>
        <w:rPr>
          <w:rFonts w:hint="eastAsia"/>
          <w:lang w:val="en-US" w:eastAsia="zh-CN"/>
        </w:rPr>
        <w:t>T5 3% 每月4/9/14/19/24/29日</w:t>
      </w:r>
    </w:p>
  </w:comment>
  <w:comment w:id="1" w:author="Linyang" w:date="2026-01-12T20:05:23Z" w:initials="">
    <w:p w14:paraId="12697300">
      <w:pPr>
        <w:pStyle w:val="2"/>
        <w:rPr>
          <w:rFonts w:hint="default" w:eastAsiaTheme="minorEastAsia"/>
          <w:lang w:val="en-US" w:eastAsia="zh-CN"/>
        </w:rPr>
      </w:pPr>
      <w:r>
        <w:rPr>
          <w:rFonts w:hint="eastAsia"/>
          <w:lang w:val="en-US" w:eastAsia="zh-CN"/>
        </w:rPr>
        <w:t>退货商品在之前的尾款结算中已计算，不存在遗漏结算的情况；如有遗漏，可在申诉期内完成核对确认</w:t>
      </w:r>
    </w:p>
  </w:comment>
  <w:comment w:id="2" w:author="Linyang" w:date="2026-01-12T20:06:32Z" w:initials="">
    <w:p w14:paraId="2DA61127">
      <w:pPr>
        <w:pStyle w:val="2"/>
        <w:rPr>
          <w:rFonts w:hint="default"/>
          <w:lang w:val="en-US" w:eastAsia="zh-CN"/>
        </w:rPr>
      </w:pPr>
      <w:r>
        <w:rPr>
          <w:rFonts w:hint="eastAsia"/>
          <w:lang w:val="en-US" w:eastAsia="zh-CN"/>
        </w:rPr>
        <w:t>注意账单异常申诉周期是一周</w:t>
      </w:r>
    </w:p>
  </w:comment>
  <w:comment w:id="3" w:author="Linyang" w:date="2026-01-12T20:08:43Z" w:initials="">
    <w:p w14:paraId="1B2430D7">
      <w:pPr>
        <w:pStyle w:val="4"/>
        <w:keepNext w:val="0"/>
        <w:keepLines w:val="0"/>
        <w:pageBreakBefore w:val="0"/>
        <w:widowControl/>
        <w:kinsoku/>
        <w:wordWrap/>
        <w:overflowPunct/>
        <w:topLinePunct w:val="0"/>
        <w:autoSpaceDE/>
        <w:autoSpaceDN/>
        <w:bidi w:val="0"/>
        <w:adjustRightInd/>
        <w:snapToGrid/>
        <w:spacing w:before="156" w:beforeLines="50" w:beforeAutospacing="0" w:after="156" w:afterLines="50" w:afterAutospacing="0" w:line="240" w:lineRule="auto"/>
        <w:ind w:firstLine="0" w:firstLineChars="0"/>
        <w:textAlignment w:val="auto"/>
        <w:rPr>
          <w:rFonts w:hint="eastAsia" w:ascii="宋体" w:hAnsi="宋体" w:eastAsia="宋体" w:cs="宋体"/>
          <w:b/>
          <w:bCs/>
          <w:color w:val="FF0000"/>
          <w:sz w:val="15"/>
          <w:szCs w:val="15"/>
          <w:highlight w:val="none"/>
          <w:lang w:val="en-US" w:eastAsia="zh-CN"/>
        </w:rPr>
      </w:pPr>
      <w:r>
        <w:rPr>
          <w:rFonts w:hint="eastAsia" w:ascii="宋体" w:hAnsi="宋体" w:eastAsia="宋体" w:cs="宋体"/>
          <w:b/>
          <w:bCs/>
          <w:color w:val="FF0000"/>
          <w:sz w:val="15"/>
          <w:szCs w:val="15"/>
          <w:highlight w:val="none"/>
          <w:lang w:val="en-US" w:eastAsia="zh-CN"/>
        </w:rPr>
        <w:t>注意：</w:t>
      </w:r>
    </w:p>
    <w:p w14:paraId="13F623F9">
      <w:pPr>
        <w:pStyle w:val="4"/>
        <w:keepNext w:val="0"/>
        <w:keepLines w:val="0"/>
        <w:pageBreakBefore w:val="0"/>
        <w:widowControl/>
        <w:numPr>
          <w:ilvl w:val="0"/>
          <w:numId w:val="1"/>
        </w:numPr>
        <w:kinsoku/>
        <w:wordWrap/>
        <w:overflowPunct/>
        <w:topLinePunct w:val="0"/>
        <w:autoSpaceDE/>
        <w:autoSpaceDN/>
        <w:bidi w:val="0"/>
        <w:adjustRightInd/>
        <w:snapToGrid/>
        <w:spacing w:before="156" w:beforeLines="50" w:beforeAutospacing="0" w:after="156" w:afterLines="50" w:afterAutospacing="0" w:line="240" w:lineRule="auto"/>
        <w:ind w:firstLine="0" w:firstLineChars="0"/>
        <w:textAlignment w:val="auto"/>
        <w:rPr>
          <w:rFonts w:hint="default" w:ascii="宋体" w:hAnsi="宋体" w:eastAsia="宋体" w:cs="宋体"/>
          <w:b/>
          <w:bCs/>
          <w:color w:val="FF0000"/>
          <w:sz w:val="15"/>
          <w:szCs w:val="15"/>
          <w:highlight w:val="none"/>
          <w:lang w:val="en-US" w:eastAsia="zh-CN"/>
        </w:rPr>
      </w:pPr>
      <w:r>
        <w:rPr>
          <w:rFonts w:hint="eastAsia" w:ascii="宋体" w:hAnsi="宋体" w:eastAsia="宋体" w:cs="宋体"/>
          <w:b/>
          <w:bCs/>
          <w:color w:val="FF0000"/>
          <w:sz w:val="15"/>
          <w:szCs w:val="15"/>
          <w:highlight w:val="none"/>
          <w:lang w:val="en-US" w:eastAsia="zh-CN"/>
        </w:rPr>
        <w:t>请确保该收款账户支持美金结算</w:t>
      </w:r>
    </w:p>
    <w:p w14:paraId="5F29F0FF">
      <w:pPr>
        <w:pStyle w:val="4"/>
        <w:keepNext w:val="0"/>
        <w:keepLines w:val="0"/>
        <w:pageBreakBefore w:val="0"/>
        <w:widowControl/>
        <w:numPr>
          <w:ilvl w:val="0"/>
          <w:numId w:val="1"/>
        </w:numPr>
        <w:kinsoku/>
        <w:wordWrap/>
        <w:overflowPunct/>
        <w:topLinePunct w:val="0"/>
        <w:autoSpaceDE/>
        <w:autoSpaceDN/>
        <w:bidi w:val="0"/>
        <w:adjustRightInd/>
        <w:snapToGrid/>
        <w:spacing w:before="156" w:beforeLines="50" w:beforeAutospacing="0" w:after="156" w:afterLines="50" w:afterAutospacing="0" w:line="240" w:lineRule="auto"/>
        <w:ind w:firstLine="0" w:firstLineChars="0"/>
        <w:textAlignment w:val="auto"/>
        <w:rPr>
          <w:rFonts w:hint="default" w:ascii="宋体" w:hAnsi="宋体" w:eastAsia="宋体" w:cs="宋体"/>
          <w:b/>
          <w:bCs/>
          <w:color w:val="FF0000"/>
          <w:sz w:val="15"/>
          <w:szCs w:val="15"/>
          <w:highlight w:val="none"/>
          <w:lang w:val="en-US" w:eastAsia="zh-CN"/>
        </w:rPr>
      </w:pPr>
      <w:r>
        <w:rPr>
          <w:rFonts w:hint="eastAsia" w:ascii="宋体" w:hAnsi="宋体" w:eastAsia="宋体" w:cs="宋体"/>
          <w:b/>
          <w:bCs/>
          <w:color w:val="FF0000"/>
          <w:sz w:val="15"/>
          <w:szCs w:val="15"/>
          <w:highlight w:val="none"/>
          <w:lang w:val="en-US" w:eastAsia="zh-CN"/>
        </w:rPr>
        <w:t>必须是对公账户</w:t>
      </w:r>
    </w:p>
    <w:p w14:paraId="50A5EEC6">
      <w:pPr>
        <w:pStyle w:val="4"/>
        <w:keepNext w:val="0"/>
        <w:keepLines w:val="0"/>
        <w:pageBreakBefore w:val="0"/>
        <w:widowControl/>
        <w:numPr>
          <w:ilvl w:val="0"/>
          <w:numId w:val="1"/>
        </w:numPr>
        <w:kinsoku/>
        <w:wordWrap/>
        <w:overflowPunct/>
        <w:topLinePunct w:val="0"/>
        <w:autoSpaceDE/>
        <w:autoSpaceDN/>
        <w:bidi w:val="0"/>
        <w:adjustRightInd/>
        <w:snapToGrid/>
        <w:spacing w:before="156" w:beforeLines="50" w:beforeAutospacing="0" w:after="156" w:afterLines="50" w:afterAutospacing="0" w:line="240" w:lineRule="auto"/>
        <w:ind w:firstLine="0" w:firstLineChars="0"/>
        <w:textAlignment w:val="auto"/>
        <w:rPr>
          <w:color w:val="FF0000"/>
        </w:rPr>
      </w:pPr>
      <w:r>
        <w:rPr>
          <w:rFonts w:hint="eastAsia" w:ascii="宋体" w:hAnsi="宋体" w:eastAsia="宋体" w:cs="宋体"/>
          <w:b/>
          <w:bCs/>
          <w:color w:val="FF0000"/>
          <w:sz w:val="15"/>
          <w:szCs w:val="15"/>
          <w:highlight w:val="none"/>
          <w:lang w:val="en-US" w:eastAsia="zh-CN"/>
        </w:rPr>
        <w:t>优先选择与前述乙方主体一致开通的银行账户（支持外币结算）</w:t>
      </w:r>
    </w:p>
    <w:p w14:paraId="49B70314">
      <w:pPr>
        <w:pStyle w:val="4"/>
        <w:keepNext w:val="0"/>
        <w:keepLines w:val="0"/>
        <w:pageBreakBefore w:val="0"/>
        <w:widowControl/>
        <w:numPr>
          <w:ilvl w:val="0"/>
          <w:numId w:val="1"/>
        </w:numPr>
        <w:kinsoku/>
        <w:wordWrap/>
        <w:overflowPunct/>
        <w:topLinePunct w:val="0"/>
        <w:autoSpaceDE/>
        <w:autoSpaceDN/>
        <w:bidi w:val="0"/>
        <w:adjustRightInd/>
        <w:snapToGrid/>
        <w:spacing w:before="156" w:beforeLines="50" w:beforeAutospacing="0" w:after="156" w:afterLines="50" w:afterAutospacing="0" w:line="240" w:lineRule="auto"/>
        <w:ind w:firstLine="0" w:firstLineChars="0"/>
        <w:textAlignment w:val="auto"/>
        <w:rPr>
          <w:color w:val="FF0000"/>
        </w:rPr>
      </w:pPr>
      <w:r>
        <w:rPr>
          <w:rFonts w:hint="eastAsia" w:ascii="宋体" w:hAnsi="宋体" w:eastAsia="宋体" w:cs="宋体"/>
          <w:b/>
          <w:bCs/>
          <w:color w:val="FF0000"/>
          <w:sz w:val="15"/>
          <w:szCs w:val="15"/>
          <w:highlight w:val="none"/>
          <w:lang w:val="en-US" w:eastAsia="zh-CN"/>
        </w:rPr>
        <w:t>若收款账户的公司主体与前述乙方主体不一致，需额外签署“委托收款协议”，补充协议的生效日期与本协议保持一致</w:t>
      </w:r>
    </w:p>
    <w:p w14:paraId="537D9BDE">
      <w:pPr>
        <w:pStyle w:val="4"/>
        <w:keepNext w:val="0"/>
        <w:keepLines w:val="0"/>
        <w:pageBreakBefore w:val="0"/>
        <w:widowControl/>
        <w:numPr>
          <w:ilvl w:val="0"/>
          <w:numId w:val="1"/>
        </w:numPr>
        <w:kinsoku/>
        <w:wordWrap/>
        <w:overflowPunct/>
        <w:topLinePunct w:val="0"/>
        <w:autoSpaceDE/>
        <w:autoSpaceDN/>
        <w:bidi w:val="0"/>
        <w:adjustRightInd/>
        <w:snapToGrid/>
        <w:spacing w:before="156" w:beforeLines="50" w:beforeAutospacing="0" w:after="156" w:afterLines="50" w:afterAutospacing="0" w:line="240" w:lineRule="auto"/>
        <w:ind w:firstLine="0" w:firstLineChars="0"/>
        <w:textAlignment w:val="auto"/>
        <w:rPr>
          <w:b/>
          <w:bCs/>
          <w:color w:val="FF0000"/>
        </w:rPr>
      </w:pPr>
      <w:r>
        <w:rPr>
          <w:rFonts w:hint="eastAsia"/>
          <w:b/>
          <w:bCs/>
          <w:color w:val="FF0000"/>
          <w:lang w:val="en-US" w:eastAsia="zh-CN"/>
        </w:rPr>
        <w:t>若合同签署时，乙方收款账户信息还未确定，可先留空，无需特殊标记，另签收款信息补充说明即可（提交入驻后的2周内补齐）</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A45B950" w15:done="0"/>
  <w15:commentEx w15:paraId="12697300" w15:done="0"/>
  <w15:commentEx w15:paraId="2DA61127" w15:done="0"/>
  <w15:commentEx w15:paraId="537D9BD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C2887">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797CFD">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B797CFD">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44FE91"/>
    <w:multiLevelType w:val="singleLevel"/>
    <w:tmpl w:val="8544FE91"/>
    <w:lvl w:ilvl="0" w:tentative="0">
      <w:start w:val="1"/>
      <w:numFmt w:val="decimal"/>
      <w:lvlText w:val="(%1)"/>
      <w:lvlJc w:val="left"/>
      <w:pPr>
        <w:ind w:left="425" w:hanging="425"/>
      </w:pPr>
      <w:rPr>
        <w:rFonts w:hint="default"/>
      </w:rPr>
    </w:lvl>
  </w:abstractNum>
  <w:abstractNum w:abstractNumId="1">
    <w:nsid w:val="ADDBFF29"/>
    <w:multiLevelType w:val="singleLevel"/>
    <w:tmpl w:val="ADDBFF29"/>
    <w:lvl w:ilvl="0" w:tentative="0">
      <w:start w:val="1"/>
      <w:numFmt w:val="decimalEnclosedCircleChinese"/>
      <w:suff w:val="space"/>
      <w:lvlText w:val="%1"/>
      <w:lvlJc w:val="left"/>
      <w:rPr>
        <w:rFonts w:hint="eastAsia"/>
      </w:rPr>
    </w:lvl>
  </w:abstractNum>
  <w:abstractNum w:abstractNumId="2">
    <w:nsid w:val="2BFA6653"/>
    <w:multiLevelType w:val="multilevel"/>
    <w:tmpl w:val="2BFA6653"/>
    <w:lvl w:ilvl="0" w:tentative="0">
      <w:start w:val="1"/>
      <w:numFmt w:val="decimal"/>
      <w:suff w:val="space"/>
      <w:lvlText w:val="%1."/>
      <w:lvlJc w:val="left"/>
      <w:rPr>
        <w:rFonts w:hint="default"/>
        <w:b/>
        <w:bCs/>
      </w:rPr>
    </w:lvl>
    <w:lvl w:ilvl="1" w:tentative="0">
      <w:start w:val="1"/>
      <w:numFmt w:val="decimal"/>
      <w:lvlText w:val="(%2)"/>
      <w:lvlJc w:val="left"/>
      <w:pPr>
        <w:tabs>
          <w:tab w:val="left" w:pos="840"/>
        </w:tabs>
        <w:ind w:left="840" w:leftChars="0" w:hanging="420" w:firstLineChars="0"/>
      </w:pPr>
      <w:rPr>
        <w:rFonts w:hint="default"/>
        <w:b/>
        <w:bCs/>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inyang">
    <w15:presenceInfo w15:providerId="WPS Office" w15:userId="41642340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45720E"/>
    <w:rsid w:val="00377076"/>
    <w:rsid w:val="05080FE1"/>
    <w:rsid w:val="05330914"/>
    <w:rsid w:val="0590765B"/>
    <w:rsid w:val="07941252"/>
    <w:rsid w:val="0D4B4161"/>
    <w:rsid w:val="0F9F69E6"/>
    <w:rsid w:val="0FA5754C"/>
    <w:rsid w:val="0FAC4C5F"/>
    <w:rsid w:val="1393045B"/>
    <w:rsid w:val="13E22CB5"/>
    <w:rsid w:val="14643D5A"/>
    <w:rsid w:val="175B1444"/>
    <w:rsid w:val="17822E75"/>
    <w:rsid w:val="17D67696"/>
    <w:rsid w:val="191961E2"/>
    <w:rsid w:val="19CF7CF4"/>
    <w:rsid w:val="1A832CC6"/>
    <w:rsid w:val="1C0876C1"/>
    <w:rsid w:val="21712FBB"/>
    <w:rsid w:val="23A00BCB"/>
    <w:rsid w:val="23E76972"/>
    <w:rsid w:val="245C6B2C"/>
    <w:rsid w:val="24A50116"/>
    <w:rsid w:val="26D928F9"/>
    <w:rsid w:val="2835183D"/>
    <w:rsid w:val="29311825"/>
    <w:rsid w:val="2DAF2FB5"/>
    <w:rsid w:val="2DE313B7"/>
    <w:rsid w:val="3245720E"/>
    <w:rsid w:val="36710A94"/>
    <w:rsid w:val="376E6B1A"/>
    <w:rsid w:val="39D950AF"/>
    <w:rsid w:val="3AFF576A"/>
    <w:rsid w:val="3B90705F"/>
    <w:rsid w:val="3DAE2AF5"/>
    <w:rsid w:val="51234079"/>
    <w:rsid w:val="51FD0B66"/>
    <w:rsid w:val="5314011E"/>
    <w:rsid w:val="57A31D9E"/>
    <w:rsid w:val="57C87729"/>
    <w:rsid w:val="5CBD5382"/>
    <w:rsid w:val="5E4C2E61"/>
    <w:rsid w:val="5F2B374C"/>
    <w:rsid w:val="5F2D2ED4"/>
    <w:rsid w:val="65A07E68"/>
    <w:rsid w:val="6AF9117C"/>
    <w:rsid w:val="70C07493"/>
    <w:rsid w:val="70E17439"/>
    <w:rsid w:val="723F2643"/>
    <w:rsid w:val="73D56FFD"/>
    <w:rsid w:val="76742AFE"/>
    <w:rsid w:val="76FE011B"/>
    <w:rsid w:val="77AB0F78"/>
    <w:rsid w:val="7A5B4E6B"/>
    <w:rsid w:val="7BD37033"/>
    <w:rsid w:val="7E4C75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jc w:val="both"/>
    </w:pPr>
    <w:rPr>
      <w:rFonts w:asciiTheme="minorAscii" w:hAnsiTheme="minorAscii" w:eastAsiaTheme="minorEastAsia" w:cstheme="minorBidi"/>
      <w:kern w:val="2"/>
      <w:sz w:val="21"/>
      <w:szCs w:val="22"/>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Normal (Web)"/>
    <w:basedOn w:val="1"/>
    <w:qFormat/>
    <w:uiPriority w:val="99"/>
    <w:pPr>
      <w:widowControl/>
      <w:spacing w:before="100" w:beforeAutospacing="1" w:after="100" w:afterAutospacing="1"/>
      <w:jc w:val="left"/>
    </w:pPr>
    <w:rPr>
      <w:rFonts w:ascii="Times New Roman" w:hAnsi="Times New Roman" w:eastAsia="等线" w:cs="Times New Roman"/>
      <w:kern w:val="0"/>
      <w:sz w:val="24"/>
      <w:szCs w:val="20"/>
    </w:rPr>
  </w:style>
  <w:style w:type="character" w:styleId="7">
    <w:name w:val="Hyperlink"/>
    <w:basedOn w:val="6"/>
    <w:qFormat/>
    <w:uiPriority w:val="0"/>
    <w:rPr>
      <w:color w:val="0000FF"/>
      <w:u w:val="single"/>
    </w:rPr>
  </w:style>
  <w:style w:type="paragraph" w:styleId="8">
    <w:name w:val="List Paragraph"/>
    <w:basedOn w:val="1"/>
    <w:qFormat/>
    <w:uiPriority w:val="34"/>
    <w:pPr>
      <w:spacing w:line="500" w:lineRule="exact"/>
      <w:ind w:firstLine="420" w:firstLineChars="200"/>
    </w:pPr>
    <w:rPr>
      <w:rFonts w:asciiTheme="minorAscii" w:hAnsiTheme="minorAscii"/>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6282</Words>
  <Characters>6486</Characters>
  <Lines>0</Lines>
  <Paragraphs>0</Paragraphs>
  <TotalTime>0</TotalTime>
  <ScaleCrop>false</ScaleCrop>
  <LinksUpToDate>false</LinksUpToDate>
  <CharactersWithSpaces>6602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2025-10-13T01:45:00Z</dcterms:created>
  <dc:creator>何欢</dc:creator>
  <cp:lastModifiedBy>Linyang</cp:lastModifiedBy>
  <dcterms:modified xsi:type="dcterms:W3CDTF">2026-01-12T12:29:03Z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39DC2A3872C4408980D03D455F0EC09D_13</vt:lpwstr>
  </property>
  <property fmtid="{D5CDD505-2E9C-101B-9397-08002B2CF9AE}" pid="4" name="KSOTemplateDocerSaveRecord">
    <vt:lpwstr>eyJoZGlkIjoiMjNjOWY1N2YzMmRiMDhmZDg0NTFmNDE3MmU5YmQyODQiLCJ1c2VySWQiOiIyODUyMDAzMjIifQ==</vt:lpwstr>
  </property>
</Properties>
</file>